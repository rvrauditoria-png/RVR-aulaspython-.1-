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9A0E03" w14:textId="77777777" w:rsidR="00A20ECD" w:rsidRDefault="00A20ECD" w:rsidP="00A20ECD">
      <w:r w:rsidRPr="00A20ECD">
        <w:t xml:space="preserve">Atividade de Pesquisa: </w:t>
      </w:r>
    </w:p>
    <w:p w14:paraId="18FF3A76" w14:textId="77777777" w:rsidR="00A20ECD" w:rsidRDefault="00A20ECD" w:rsidP="00A20ECD"/>
    <w:p w14:paraId="4BE625A4" w14:textId="573EDDF7" w:rsidR="00A20ECD" w:rsidRDefault="00A20ECD" w:rsidP="00A20ECD">
      <w:pPr>
        <w:pStyle w:val="PargrafodaLista"/>
        <w:numPr>
          <w:ilvl w:val="0"/>
          <w:numId w:val="1"/>
        </w:numPr>
      </w:pPr>
      <w:r w:rsidRPr="00A20ECD">
        <w:t xml:space="preserve">O que é o Visual Studio </w:t>
      </w:r>
      <w:proofErr w:type="spellStart"/>
      <w:r w:rsidRPr="00A20ECD">
        <w:t>Code</w:t>
      </w:r>
      <w:proofErr w:type="spellEnd"/>
      <w:r w:rsidRPr="00A20ECD">
        <w:t xml:space="preserve"> (VS </w:t>
      </w:r>
      <w:proofErr w:type="spellStart"/>
      <w:r w:rsidRPr="00A20ECD">
        <w:t>Code</w:t>
      </w:r>
      <w:proofErr w:type="spellEnd"/>
      <w:r w:rsidRPr="00A20ECD">
        <w:t xml:space="preserve">) e por que ele é chamado de "Editor de Código"? </w:t>
      </w:r>
    </w:p>
    <w:p w14:paraId="4CB38D08" w14:textId="77777777" w:rsidR="000872FE" w:rsidRDefault="000872FE" w:rsidP="000872FE">
      <w:pPr>
        <w:pStyle w:val="Ttulo1"/>
        <w:spacing w:before="0" w:after="300" w:line="288" w:lineRule="atLeast"/>
        <w:rPr>
          <w:rFonts w:ascii="inherit" w:hAnsi="inherit"/>
          <w:color w:val="2F4468"/>
          <w:sz w:val="38"/>
          <w:szCs w:val="38"/>
        </w:rPr>
      </w:pPr>
      <w:r>
        <w:rPr>
          <w:rFonts w:ascii="inherit" w:hAnsi="inherit"/>
          <w:color w:val="2F4468"/>
          <w:sz w:val="38"/>
          <w:szCs w:val="38"/>
        </w:rPr>
        <w:t xml:space="preserve">Visual Studio </w:t>
      </w:r>
      <w:proofErr w:type="spellStart"/>
      <w:r>
        <w:rPr>
          <w:rFonts w:ascii="inherit" w:hAnsi="inherit"/>
          <w:color w:val="2F4468"/>
          <w:sz w:val="38"/>
          <w:szCs w:val="38"/>
        </w:rPr>
        <w:t>Code</w:t>
      </w:r>
      <w:proofErr w:type="spellEnd"/>
      <w:r>
        <w:rPr>
          <w:rFonts w:ascii="inherit" w:hAnsi="inherit"/>
          <w:color w:val="2F4468"/>
          <w:sz w:val="38"/>
          <w:szCs w:val="38"/>
        </w:rPr>
        <w:t>: tudo o que você precisa saber sobre o editor mais versátil</w:t>
      </w:r>
    </w:p>
    <w:p w14:paraId="1F36423A" w14:textId="77777777" w:rsidR="000872FE" w:rsidRDefault="000872FE" w:rsidP="000872FE">
      <w:pPr>
        <w:rPr>
          <w:rFonts w:ascii="Times New Roman" w:hAnsi="Times New Roman"/>
        </w:rPr>
      </w:pPr>
      <w:r>
        <w:rPr>
          <w:rStyle w:val="Forte"/>
        </w:rPr>
        <w:t>Última atualização:</w:t>
      </w:r>
      <w:r>
        <w:t> 25 de abril de 2025 </w:t>
      </w:r>
    </w:p>
    <w:p w14:paraId="7F976822" w14:textId="77777777" w:rsidR="000872FE" w:rsidRDefault="000872FE" w:rsidP="000872FE">
      <w:pPr>
        <w:rPr>
          <w:rFonts w:ascii="inherit" w:hAnsi="inherit"/>
        </w:rPr>
      </w:pPr>
      <w:proofErr w:type="spellStart"/>
      <w:r>
        <w:rPr>
          <w:rFonts w:ascii="inherit" w:hAnsi="inherit"/>
        </w:rPr>
        <w:t>Ferramentasde</w:t>
      </w:r>
      <w:proofErr w:type="spellEnd"/>
      <w:r>
        <w:rPr>
          <w:rFonts w:ascii="inherit" w:hAnsi="inherit"/>
        </w:rPr>
        <w:t xml:space="preserve"> desenvolvimento</w:t>
      </w:r>
    </w:p>
    <w:p w14:paraId="6E82E1FA" w14:textId="77777777" w:rsidR="000872FE" w:rsidRDefault="000872FE" w:rsidP="000872FE">
      <w:pPr>
        <w:rPr>
          <w:rFonts w:ascii="Times New Roman" w:hAnsi="Times New Roman"/>
        </w:rPr>
      </w:pPr>
      <w:r>
        <w:rPr>
          <w:rStyle w:val="Forte"/>
        </w:rPr>
        <w:t>autor:</w:t>
      </w:r>
      <w:r>
        <w:t> </w:t>
      </w:r>
      <w:proofErr w:type="spellStart"/>
      <w:r>
        <w:fldChar w:fldCharType="begin"/>
      </w:r>
      <w:r>
        <w:instrText>HYPERLINK "https://informatecdigital.com/pt/autor/tecnodigital/"</w:instrText>
      </w:r>
      <w:r>
        <w:fldChar w:fldCharType="separate"/>
      </w:r>
      <w:r>
        <w:rPr>
          <w:rStyle w:val="Hyperlink"/>
          <w:b/>
          <w:bCs/>
          <w:color w:val="1B78E2"/>
          <w:u w:val="none"/>
        </w:rPr>
        <w:t>TecnoDigital</w:t>
      </w:r>
      <w:proofErr w:type="spellEnd"/>
      <w:r>
        <w:fldChar w:fldCharType="end"/>
      </w:r>
    </w:p>
    <w:p w14:paraId="2E2416F4" w14:textId="77777777" w:rsidR="000872FE" w:rsidRDefault="000872FE" w:rsidP="000872FE">
      <w:pPr>
        <w:shd w:val="clear" w:color="auto" w:fill="E8F0FE"/>
        <w:jc w:val="center"/>
        <w:rPr>
          <w:ins w:id="0" w:author="Unknown"/>
          <w:rFonts w:ascii="Roboto" w:hAnsi="Roboto" w:cs="Segoe UI"/>
          <w:color w:val="4A4A4A"/>
          <w:sz w:val="27"/>
          <w:szCs w:val="27"/>
        </w:rPr>
      </w:pPr>
      <w:ins w:id="1" w:author="Unknown">
        <w:r>
          <w:rPr>
            <w:rFonts w:ascii="inherit" w:hAnsi="inherit" w:cs="Segoe UI"/>
            <w:b/>
            <w:bCs/>
            <w:color w:val="4A4A4A"/>
            <w:sz w:val="27"/>
            <w:szCs w:val="27"/>
          </w:rPr>
          <w:t>Descobrir mais</w:t>
        </w:r>
      </w:ins>
    </w:p>
    <w:p w14:paraId="39914E1B" w14:textId="77777777" w:rsidR="000872FE" w:rsidRDefault="000872FE" w:rsidP="000872FE">
      <w:pPr>
        <w:shd w:val="clear" w:color="auto" w:fill="FFFFFF"/>
        <w:jc w:val="center"/>
        <w:rPr>
          <w:ins w:id="2" w:author="Unknown"/>
          <w:rFonts w:ascii="Roboto" w:hAnsi="Roboto" w:cs="Segoe UI"/>
          <w:color w:val="3C4043"/>
          <w:sz w:val="27"/>
          <w:szCs w:val="27"/>
        </w:rPr>
      </w:pPr>
      <w:ins w:id="3" w:author="Unknown">
        <w:r>
          <w:rPr>
            <w:rFonts w:ascii="inherit" w:hAnsi="inherit" w:cs="Segoe UI"/>
            <w:color w:val="3C4043"/>
            <w:sz w:val="27"/>
            <w:szCs w:val="27"/>
          </w:rPr>
          <w:t>emulador</w:t>
        </w:r>
      </w:ins>
    </w:p>
    <w:p w14:paraId="166E35E2" w14:textId="77777777" w:rsidR="000872FE" w:rsidRDefault="000872FE" w:rsidP="000872FE">
      <w:pPr>
        <w:shd w:val="clear" w:color="auto" w:fill="FFFFFF"/>
        <w:jc w:val="center"/>
        <w:rPr>
          <w:ins w:id="4" w:author="Unknown"/>
          <w:rFonts w:ascii="Roboto" w:hAnsi="Roboto" w:cs="Segoe UI"/>
          <w:color w:val="3C4043"/>
          <w:sz w:val="27"/>
          <w:szCs w:val="27"/>
        </w:rPr>
      </w:pPr>
      <w:ins w:id="5" w:author="Unknown">
        <w:r>
          <w:rPr>
            <w:rFonts w:ascii="inherit" w:hAnsi="inherit" w:cs="Segoe UI"/>
            <w:color w:val="3C4043"/>
            <w:sz w:val="27"/>
            <w:szCs w:val="27"/>
          </w:rPr>
          <w:t>Internet</w:t>
        </w:r>
      </w:ins>
    </w:p>
    <w:p w14:paraId="1D15CAF0" w14:textId="77777777" w:rsidR="000872FE" w:rsidRDefault="000872FE" w:rsidP="000872FE">
      <w:pPr>
        <w:shd w:val="clear" w:color="auto" w:fill="FFFFFF"/>
        <w:jc w:val="center"/>
        <w:rPr>
          <w:ins w:id="6" w:author="Unknown"/>
          <w:rFonts w:ascii="Roboto" w:hAnsi="Roboto" w:cs="Segoe UI"/>
          <w:color w:val="3C4043"/>
          <w:sz w:val="27"/>
          <w:szCs w:val="27"/>
        </w:rPr>
      </w:pPr>
      <w:proofErr w:type="spellStart"/>
      <w:ins w:id="7" w:author="Unknown">
        <w:r>
          <w:rPr>
            <w:rFonts w:ascii="inherit" w:hAnsi="inherit" w:cs="Segoe UI"/>
            <w:color w:val="3C4043"/>
            <w:sz w:val="27"/>
            <w:szCs w:val="27"/>
          </w:rPr>
          <w:t>Diccionarios</w:t>
        </w:r>
        <w:proofErr w:type="spellEnd"/>
        <w:r>
          <w:rPr>
            <w:rFonts w:ascii="inherit" w:hAnsi="inherit" w:cs="Segoe UI"/>
            <w:color w:val="3C4043"/>
            <w:sz w:val="27"/>
            <w:szCs w:val="27"/>
          </w:rPr>
          <w:t xml:space="preserve"> y </w:t>
        </w:r>
        <w:proofErr w:type="spellStart"/>
        <w:r>
          <w:rPr>
            <w:rFonts w:ascii="inherit" w:hAnsi="inherit" w:cs="Segoe UI"/>
            <w:color w:val="3C4043"/>
            <w:sz w:val="27"/>
            <w:szCs w:val="27"/>
          </w:rPr>
          <w:t>enciclopedias</w:t>
        </w:r>
        <w:proofErr w:type="spellEnd"/>
      </w:ins>
    </w:p>
    <w:p w14:paraId="3F61A023" w14:textId="77777777" w:rsidR="000872FE" w:rsidRDefault="000872FE" w:rsidP="000872FE">
      <w:pPr>
        <w:ind w:left="708"/>
      </w:pPr>
    </w:p>
    <w:p w14:paraId="3F752747" w14:textId="77777777" w:rsidR="000872FE" w:rsidRDefault="000872FE" w:rsidP="000872FE">
      <w:pPr>
        <w:pStyle w:val="PargrafodaLista"/>
      </w:pPr>
    </w:p>
    <w:p w14:paraId="7D58293B" w14:textId="77777777" w:rsidR="000872FE" w:rsidRPr="000872FE" w:rsidRDefault="000872FE" w:rsidP="000872FE">
      <w:pPr>
        <w:pStyle w:val="PargrafodaLista"/>
      </w:pPr>
      <w:hyperlink r:id="rId7" w:history="1">
        <w:proofErr w:type="spellStart"/>
        <w:r w:rsidRPr="000872FE">
          <w:rPr>
            <w:rStyle w:val="Hyperlink"/>
            <w:b/>
            <w:bCs/>
          </w:rPr>
          <w:t>Informatec</w:t>
        </w:r>
        <w:proofErr w:type="spellEnd"/>
        <w:r w:rsidRPr="000872FE">
          <w:rPr>
            <w:rStyle w:val="Hyperlink"/>
            <w:b/>
            <w:bCs/>
          </w:rPr>
          <w:t xml:space="preserve"> Digital</w:t>
        </w:r>
      </w:hyperlink>
      <w:r w:rsidRPr="000872FE">
        <w:t> » </w:t>
      </w:r>
      <w:hyperlink r:id="rId8" w:history="1">
        <w:r w:rsidRPr="000872FE">
          <w:rPr>
            <w:rStyle w:val="Hyperlink"/>
            <w:b/>
            <w:bCs/>
          </w:rPr>
          <w:t>Programação</w:t>
        </w:r>
      </w:hyperlink>
      <w:r w:rsidRPr="000872FE">
        <w:t xml:space="preserve"> » Visual Studio </w:t>
      </w:r>
      <w:proofErr w:type="spellStart"/>
      <w:r w:rsidRPr="000872FE">
        <w:t>Code</w:t>
      </w:r>
      <w:proofErr w:type="spellEnd"/>
      <w:r w:rsidRPr="000872FE">
        <w:t>: Tudo o que você precisa saber sobre o editor mais versátil</w:t>
      </w:r>
    </w:p>
    <w:p w14:paraId="3A32AFC0" w14:textId="77777777" w:rsidR="000872FE" w:rsidRPr="000872FE" w:rsidRDefault="000872FE" w:rsidP="000872FE">
      <w:pPr>
        <w:pStyle w:val="PargrafodaLista"/>
        <w:numPr>
          <w:ilvl w:val="0"/>
          <w:numId w:val="2"/>
        </w:numPr>
      </w:pPr>
      <w:r w:rsidRPr="000872FE">
        <w:t xml:space="preserve">O Visual Studio </w:t>
      </w:r>
      <w:proofErr w:type="spellStart"/>
      <w:r w:rsidRPr="000872FE">
        <w:t>Code</w:t>
      </w:r>
      <w:proofErr w:type="spellEnd"/>
      <w:r w:rsidRPr="000872FE">
        <w:t xml:space="preserve"> é um editor de código gratuito, poderoso e multiplataforma desenvolvido pela Microsoft.</w:t>
      </w:r>
    </w:p>
    <w:p w14:paraId="458D2135" w14:textId="77777777" w:rsidR="000872FE" w:rsidRPr="000872FE" w:rsidRDefault="000872FE" w:rsidP="000872FE">
      <w:pPr>
        <w:pStyle w:val="PargrafodaLista"/>
        <w:numPr>
          <w:ilvl w:val="0"/>
          <w:numId w:val="2"/>
        </w:numPr>
      </w:pPr>
      <w:r w:rsidRPr="000872FE">
        <w:t xml:space="preserve">Ele oferece preenchimento automático inteligente, depuração integrada e controle de versão com </w:t>
      </w:r>
      <w:proofErr w:type="spellStart"/>
      <w:r w:rsidRPr="000872FE">
        <w:t>Git</w:t>
      </w:r>
      <w:proofErr w:type="spellEnd"/>
      <w:r w:rsidRPr="000872FE">
        <w:t>.</w:t>
      </w:r>
    </w:p>
    <w:p w14:paraId="523FBA88" w14:textId="77777777" w:rsidR="000872FE" w:rsidRPr="000872FE" w:rsidRDefault="000872FE" w:rsidP="000872FE">
      <w:pPr>
        <w:pStyle w:val="PargrafodaLista"/>
        <w:numPr>
          <w:ilvl w:val="0"/>
          <w:numId w:val="2"/>
        </w:numPr>
      </w:pPr>
      <w:r w:rsidRPr="000872FE">
        <w:t>Destaca-se pela personalização através de extensões, uma comunidade muito ativa e suporte para vários idiomas</w:t>
      </w:r>
    </w:p>
    <w:p w14:paraId="24B5584A" w14:textId="77777777" w:rsidR="000872FE" w:rsidRDefault="000872FE" w:rsidP="000872FE">
      <w:pPr>
        <w:pStyle w:val="PargrafodaLista"/>
      </w:pPr>
    </w:p>
    <w:p w14:paraId="3E300C49" w14:textId="77777777" w:rsidR="000872FE" w:rsidRPr="000872FE" w:rsidRDefault="000872FE" w:rsidP="000872FE">
      <w:pPr>
        <w:pStyle w:val="PargrafodaLista"/>
        <w:numPr>
          <w:ilvl w:val="0"/>
          <w:numId w:val="3"/>
        </w:numPr>
      </w:pPr>
      <w:r w:rsidRPr="000872FE">
        <w:t>s.</w:t>
      </w:r>
    </w:p>
    <w:p w14:paraId="545415B9" w14:textId="713056CB" w:rsidR="000872FE" w:rsidRPr="000872FE" w:rsidRDefault="000872FE" w:rsidP="000872FE">
      <w:pPr>
        <w:pStyle w:val="PargrafodaLista"/>
      </w:pPr>
      <w:r w:rsidRPr="000872FE">
        <w:lastRenderedPageBreak/>
        <w:drawing>
          <wp:inline distT="0" distB="0" distL="0" distR="0" wp14:anchorId="5A4FFEAF" wp14:editId="49F5AE66">
            <wp:extent cx="5400040" cy="2835275"/>
            <wp:effectExtent l="0" t="0" r="0" b="3175"/>
            <wp:docPr id="823399800" name="Imagem 4" descr="imagem genérica Visual Studio Co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imagem genérica Visual Studio Cod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83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D245CE" w14:textId="77777777" w:rsidR="000872FE" w:rsidRPr="000872FE" w:rsidRDefault="000872FE" w:rsidP="000872FE">
      <w:pPr>
        <w:pStyle w:val="PargrafodaLista"/>
      </w:pPr>
      <w:r w:rsidRPr="000872FE">
        <w:rPr>
          <w:b/>
          <w:bCs/>
        </w:rPr>
        <w:t xml:space="preserve">O Visual Studio </w:t>
      </w:r>
      <w:proofErr w:type="spellStart"/>
      <w:r w:rsidRPr="000872FE">
        <w:rPr>
          <w:b/>
          <w:bCs/>
        </w:rPr>
        <w:t>Code</w:t>
      </w:r>
      <w:proofErr w:type="spellEnd"/>
      <w:r w:rsidRPr="000872FE">
        <w:t> tornou-se uma ferramenta indispensável para milhões de desenvolvedores e entusiastas da programação. Embora existam inúmeros editores de código, poucos alcançaram a popularidade e a versatilidade deste software desenvolvido pela Microsoft. Se você já se perguntou o que o torna tão especial, aqui encontrará uma explicação clara, detalhada e atualizada, perfeita tanto para iniciantes quanto para desenvolvedores experientes. </w:t>
      </w:r>
    </w:p>
    <w:p w14:paraId="75CCC361" w14:textId="77777777" w:rsidR="000872FE" w:rsidRPr="000872FE" w:rsidRDefault="000872FE" w:rsidP="000872FE">
      <w:pPr>
        <w:pStyle w:val="PargrafodaLista"/>
      </w:pPr>
      <w:proofErr w:type="spellStart"/>
      <w:r w:rsidRPr="000872FE">
        <w:t>Softwarede</w:t>
      </w:r>
      <w:proofErr w:type="spellEnd"/>
      <w:r w:rsidRPr="000872FE">
        <w:t xml:space="preserve"> processamento de texto</w:t>
      </w:r>
    </w:p>
    <w:p w14:paraId="4B704E62" w14:textId="77777777" w:rsidR="000872FE" w:rsidRPr="000872FE" w:rsidRDefault="000872FE" w:rsidP="000872FE">
      <w:pPr>
        <w:pStyle w:val="PargrafodaLista"/>
        <w:rPr>
          <w:ins w:id="8" w:author="Unknown"/>
        </w:rPr>
      </w:pPr>
      <w:ins w:id="9" w:author="Unknown">
        <w:r w:rsidRPr="000872FE">
          <w:rPr>
            <w:b/>
            <w:bCs/>
          </w:rPr>
          <w:t>Descobrir mais</w:t>
        </w:r>
      </w:ins>
    </w:p>
    <w:p w14:paraId="2E7BE00B" w14:textId="77777777" w:rsidR="000872FE" w:rsidRPr="000872FE" w:rsidRDefault="000872FE" w:rsidP="000872FE">
      <w:pPr>
        <w:pStyle w:val="PargrafodaLista"/>
        <w:rPr>
          <w:ins w:id="10" w:author="Unknown"/>
        </w:rPr>
      </w:pPr>
      <w:ins w:id="11" w:author="Unknown">
        <w:r w:rsidRPr="000872FE">
          <w:t>Windows e .NET</w:t>
        </w:r>
      </w:ins>
    </w:p>
    <w:p w14:paraId="614EC2B0" w14:textId="77777777" w:rsidR="000872FE" w:rsidRPr="000872FE" w:rsidRDefault="000872FE" w:rsidP="000872FE">
      <w:pPr>
        <w:pStyle w:val="PargrafodaLista"/>
        <w:rPr>
          <w:ins w:id="12" w:author="Unknown"/>
        </w:rPr>
      </w:pPr>
      <w:proofErr w:type="spellStart"/>
      <w:ins w:id="13" w:author="Unknown">
        <w:r w:rsidRPr="000872FE">
          <w:t>Psicología</w:t>
        </w:r>
        <w:proofErr w:type="spellEnd"/>
      </w:ins>
    </w:p>
    <w:p w14:paraId="258FB8B9" w14:textId="77777777" w:rsidR="000872FE" w:rsidRPr="000872FE" w:rsidRDefault="000872FE" w:rsidP="000872FE">
      <w:pPr>
        <w:pStyle w:val="PargrafodaLista"/>
        <w:rPr>
          <w:ins w:id="14" w:author="Unknown"/>
        </w:rPr>
      </w:pPr>
      <w:ins w:id="15" w:author="Unknown">
        <w:r w:rsidRPr="000872FE">
          <w:t>Data</w:t>
        </w:r>
      </w:ins>
    </w:p>
    <w:p w14:paraId="15AE626F" w14:textId="77777777" w:rsidR="000872FE" w:rsidRPr="000872FE" w:rsidRDefault="000872FE" w:rsidP="000872FE">
      <w:pPr>
        <w:pStyle w:val="PargrafodaLista"/>
      </w:pPr>
      <w:r w:rsidRPr="000872FE">
        <w:t>Nos últimos anos, </w:t>
      </w:r>
      <w:r w:rsidRPr="000872FE">
        <w:rPr>
          <w:b/>
          <w:bCs/>
        </w:rPr>
        <w:t xml:space="preserve">o Visual Studio </w:t>
      </w:r>
      <w:proofErr w:type="spellStart"/>
      <w:r w:rsidRPr="000872FE">
        <w:rPr>
          <w:b/>
          <w:bCs/>
        </w:rPr>
        <w:t>Code</w:t>
      </w:r>
      <w:proofErr w:type="spellEnd"/>
      <w:r w:rsidRPr="000872FE">
        <w:t xml:space="preserve"> (comumente conhecido como VS </w:t>
      </w:r>
      <w:proofErr w:type="spellStart"/>
      <w:r w:rsidRPr="000872FE">
        <w:t>Code</w:t>
      </w:r>
      <w:proofErr w:type="spellEnd"/>
      <w:r w:rsidRPr="000872FE">
        <w:t xml:space="preserve">) conquistou a comunidade tecnológica com sua capacidade de se adaptar a qualquer ambiente. Isso se deve ao seu design leve, à sua ampla gama de recursos e a uma comunidade que cria constantemente extensões para funcionar com qualquer linguagem ou tecnologia. Descubra abaixo como ele funciona, para que serve e quais são suas vantagens em relação a </w:t>
      </w:r>
      <w:proofErr w:type="gramStart"/>
      <w:r w:rsidRPr="000872FE">
        <w:t>outras alternativas</w:t>
      </w:r>
      <w:proofErr w:type="gramEnd"/>
      <w:r w:rsidRPr="000872FE">
        <w:t>.</w:t>
      </w:r>
    </w:p>
    <w:p w14:paraId="5E02EBE7" w14:textId="77777777" w:rsidR="000872FE" w:rsidRPr="000872FE" w:rsidRDefault="000872FE" w:rsidP="000872FE">
      <w:pPr>
        <w:pStyle w:val="PargrafodaLista"/>
        <w:rPr>
          <w:b/>
          <w:bCs/>
        </w:rPr>
      </w:pPr>
      <w:r w:rsidRPr="000872FE">
        <w:rPr>
          <w:b/>
          <w:bCs/>
        </w:rPr>
        <w:t>O que é código do Visual Studio?</w:t>
      </w:r>
    </w:p>
    <w:p w14:paraId="3120E3DF" w14:textId="641378A8" w:rsidR="000872FE" w:rsidRPr="000872FE" w:rsidRDefault="000872FE" w:rsidP="000872FE">
      <w:pPr>
        <w:pStyle w:val="PargrafodaLista"/>
      </w:pPr>
      <w:r w:rsidRPr="000872FE">
        <w:lastRenderedPageBreak/>
        <w:drawing>
          <wp:inline distT="0" distB="0" distL="0" distR="0" wp14:anchorId="49EA579D" wp14:editId="66339622">
            <wp:extent cx="5400040" cy="1866900"/>
            <wp:effectExtent l="0" t="0" r="0" b="0"/>
            <wp:docPr id="1862964477" name="Imagem 3" descr="Editor de código-fonte do VS Co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Editor de código-fonte do VS Cod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86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D2AB84" w14:textId="77777777" w:rsidR="000872FE" w:rsidRPr="000872FE" w:rsidRDefault="000872FE" w:rsidP="000872FE">
      <w:pPr>
        <w:pStyle w:val="PargrafodaLista"/>
        <w:rPr>
          <w:ins w:id="16" w:author="Unknown"/>
        </w:rPr>
      </w:pPr>
      <w:ins w:id="17" w:author="Unknown">
        <w:r w:rsidRPr="000872FE">
          <w:rPr>
            <w:b/>
            <w:bCs/>
          </w:rPr>
          <w:t>Descobrir mais</w:t>
        </w:r>
      </w:ins>
    </w:p>
    <w:p w14:paraId="0E0AC810" w14:textId="77777777" w:rsidR="000872FE" w:rsidRPr="000872FE" w:rsidRDefault="000872FE" w:rsidP="000872FE">
      <w:pPr>
        <w:pStyle w:val="PargrafodaLista"/>
        <w:rPr>
          <w:ins w:id="18" w:author="Unknown"/>
        </w:rPr>
      </w:pPr>
      <w:proofErr w:type="spellStart"/>
      <w:ins w:id="19" w:author="Unknown">
        <w:r w:rsidRPr="000872FE">
          <w:t>Programación</w:t>
        </w:r>
        <w:proofErr w:type="spellEnd"/>
      </w:ins>
    </w:p>
    <w:p w14:paraId="4EA9D0DF" w14:textId="77777777" w:rsidR="000872FE" w:rsidRPr="000872FE" w:rsidRDefault="000872FE" w:rsidP="000872FE">
      <w:pPr>
        <w:pStyle w:val="PargrafodaLista"/>
        <w:rPr>
          <w:ins w:id="20" w:author="Unknown"/>
        </w:rPr>
      </w:pPr>
      <w:ins w:id="21" w:author="Unknown">
        <w:r w:rsidRPr="000872FE">
          <w:t>Informática</w:t>
        </w:r>
      </w:ins>
    </w:p>
    <w:p w14:paraId="63BEEAA7" w14:textId="77777777" w:rsidR="000872FE" w:rsidRPr="000872FE" w:rsidRDefault="000872FE" w:rsidP="000872FE">
      <w:pPr>
        <w:pStyle w:val="PargrafodaLista"/>
        <w:rPr>
          <w:ins w:id="22" w:author="Unknown"/>
        </w:rPr>
      </w:pPr>
      <w:ins w:id="23" w:author="Unknown">
        <w:r w:rsidRPr="000872FE">
          <w:t xml:space="preserve">Administración de </w:t>
        </w:r>
        <w:proofErr w:type="spellStart"/>
        <w:r w:rsidRPr="000872FE">
          <w:t>datos</w:t>
        </w:r>
        <w:proofErr w:type="spellEnd"/>
      </w:ins>
    </w:p>
    <w:p w14:paraId="2E3CFB3C" w14:textId="77777777" w:rsidR="000872FE" w:rsidRPr="000872FE" w:rsidRDefault="000872FE" w:rsidP="000872FE">
      <w:pPr>
        <w:pStyle w:val="PargrafodaLista"/>
        <w:rPr>
          <w:ins w:id="24" w:author="Unknown"/>
        </w:rPr>
      </w:pPr>
      <w:proofErr w:type="spellStart"/>
      <w:ins w:id="25" w:author="Unknown">
        <w:r w:rsidRPr="000872FE">
          <w:t>Tecnología</w:t>
        </w:r>
        <w:proofErr w:type="spellEnd"/>
        <w:r w:rsidRPr="000872FE">
          <w:t xml:space="preserve"> e </w:t>
        </w:r>
        <w:proofErr w:type="spellStart"/>
        <w:r w:rsidRPr="000872FE">
          <w:t>ingeniería</w:t>
        </w:r>
        <w:proofErr w:type="spellEnd"/>
      </w:ins>
    </w:p>
    <w:p w14:paraId="747EFC38" w14:textId="77777777" w:rsidR="000872FE" w:rsidRPr="000872FE" w:rsidRDefault="000872FE" w:rsidP="000872FE">
      <w:pPr>
        <w:pStyle w:val="PargrafodaLista"/>
        <w:rPr>
          <w:ins w:id="26" w:author="Unknown"/>
        </w:rPr>
      </w:pPr>
      <w:proofErr w:type="spellStart"/>
      <w:ins w:id="27" w:author="Unknown">
        <w:r w:rsidRPr="000872FE">
          <w:t>Tecnología</w:t>
        </w:r>
        <w:proofErr w:type="spellEnd"/>
      </w:ins>
    </w:p>
    <w:p w14:paraId="469EDEDD" w14:textId="77777777" w:rsidR="000872FE" w:rsidRPr="000872FE" w:rsidRDefault="000872FE" w:rsidP="000872FE">
      <w:pPr>
        <w:pStyle w:val="PargrafodaLista"/>
        <w:rPr>
          <w:ins w:id="28" w:author="Unknown"/>
        </w:rPr>
      </w:pPr>
      <w:proofErr w:type="spellStart"/>
      <w:ins w:id="29" w:author="Unknown">
        <w:r w:rsidRPr="000872FE">
          <w:t>Aprendizaje</w:t>
        </w:r>
        <w:proofErr w:type="spellEnd"/>
        <w:r w:rsidRPr="000872FE">
          <w:t xml:space="preserve"> automático e </w:t>
        </w:r>
        <w:proofErr w:type="spellStart"/>
        <w:r w:rsidRPr="000872FE">
          <w:t>inteligencia</w:t>
        </w:r>
        <w:proofErr w:type="spellEnd"/>
        <w:r w:rsidRPr="000872FE">
          <w:t xml:space="preserve"> artificial</w:t>
        </w:r>
      </w:ins>
    </w:p>
    <w:p w14:paraId="57D89B20" w14:textId="77777777" w:rsidR="000872FE" w:rsidRPr="000872FE" w:rsidRDefault="000872FE" w:rsidP="000872FE">
      <w:pPr>
        <w:pStyle w:val="PargrafodaLista"/>
        <w:rPr>
          <w:ins w:id="30" w:author="Unknown"/>
        </w:rPr>
      </w:pPr>
      <w:ins w:id="31" w:author="Unknown">
        <w:r w:rsidRPr="000872FE">
          <w:t>Hardware informático</w:t>
        </w:r>
      </w:ins>
    </w:p>
    <w:p w14:paraId="2BC40879" w14:textId="77777777" w:rsidR="000872FE" w:rsidRPr="000872FE" w:rsidRDefault="000872FE" w:rsidP="000872FE">
      <w:pPr>
        <w:pStyle w:val="PargrafodaLista"/>
        <w:rPr>
          <w:ins w:id="32" w:author="Unknown"/>
        </w:rPr>
      </w:pPr>
      <w:ins w:id="33" w:author="Unknown">
        <w:r w:rsidRPr="000872FE">
          <w:t>Informática y electrónica</w:t>
        </w:r>
      </w:ins>
    </w:p>
    <w:p w14:paraId="1A85C860" w14:textId="77777777" w:rsidR="000872FE" w:rsidRPr="000872FE" w:rsidRDefault="000872FE" w:rsidP="000872FE">
      <w:pPr>
        <w:pStyle w:val="PargrafodaLista"/>
      </w:pPr>
      <w:r w:rsidRPr="000872FE">
        <w:rPr>
          <w:b/>
          <w:bCs/>
        </w:rPr>
        <w:t xml:space="preserve">O Visual Studio </w:t>
      </w:r>
      <w:proofErr w:type="spellStart"/>
      <w:r w:rsidRPr="000872FE">
        <w:rPr>
          <w:b/>
          <w:bCs/>
        </w:rPr>
        <w:t>Code</w:t>
      </w:r>
      <w:proofErr w:type="spellEnd"/>
      <w:r w:rsidRPr="000872FE">
        <w:t> é um editor de código-fonte avançado, gratuito e multiplataforma, desenvolvido pela </w:t>
      </w:r>
      <w:proofErr w:type="gramStart"/>
      <w:r w:rsidRPr="000872FE">
        <w:rPr>
          <w:b/>
          <w:bCs/>
        </w:rPr>
        <w:t>Microsoft</w:t>
      </w:r>
      <w:r w:rsidRPr="000872FE">
        <w:t> .</w:t>
      </w:r>
      <w:proofErr w:type="gramEnd"/>
      <w:r w:rsidRPr="000872FE">
        <w:t xml:space="preserve"> Foi lançado em 2015 com o objetivo de oferecer uma experiência de desenvolvimento leve, porém poderosa, distinta do ambiente de desenvolvimento integrado (IDE) mais pesado do Visual Studio. Desde então, tem evoluído constantemente, recebendo novos recursos e uma vasta gama de extensões criadas pela comunidade e pela própria Microsoft. </w:t>
      </w:r>
    </w:p>
    <w:p w14:paraId="1964CA1E" w14:textId="77777777" w:rsidR="000872FE" w:rsidRPr="000872FE" w:rsidRDefault="000872FE" w:rsidP="000872FE">
      <w:pPr>
        <w:pStyle w:val="PargrafodaLista"/>
      </w:pPr>
      <w:r w:rsidRPr="000872FE">
        <w:t>Programação</w:t>
      </w:r>
    </w:p>
    <w:p w14:paraId="4AAAA010" w14:textId="77777777" w:rsidR="000872FE" w:rsidRPr="000872FE" w:rsidRDefault="000872FE" w:rsidP="000872FE">
      <w:pPr>
        <w:pStyle w:val="PargrafodaLista"/>
      </w:pPr>
      <w:r w:rsidRPr="000872FE">
        <w:t>Este editor é programado principalmente em </w:t>
      </w:r>
      <w:proofErr w:type="spellStart"/>
      <w:r w:rsidRPr="000872FE">
        <w:rPr>
          <w:b/>
          <w:bCs/>
        </w:rPr>
        <w:t>TypeScript</w:t>
      </w:r>
      <w:proofErr w:type="spellEnd"/>
      <w:r w:rsidRPr="000872FE">
        <w:rPr>
          <w:b/>
          <w:bCs/>
        </w:rPr>
        <w:t xml:space="preserve">, </w:t>
      </w:r>
      <w:proofErr w:type="spellStart"/>
      <w:r w:rsidRPr="000872FE">
        <w:rPr>
          <w:b/>
          <w:bCs/>
        </w:rPr>
        <w:t>JavaScript</w:t>
      </w:r>
      <w:proofErr w:type="spellEnd"/>
      <w:r w:rsidRPr="000872FE">
        <w:rPr>
          <w:b/>
          <w:bCs/>
        </w:rPr>
        <w:t xml:space="preserve"> e </w:t>
      </w:r>
      <w:proofErr w:type="gramStart"/>
      <w:r w:rsidRPr="000872FE">
        <w:rPr>
          <w:b/>
          <w:bCs/>
        </w:rPr>
        <w:t>CSS</w:t>
      </w:r>
      <w:r w:rsidRPr="000872FE">
        <w:t> ,</w:t>
      </w:r>
      <w:proofErr w:type="gramEnd"/>
      <w:r w:rsidRPr="000872FE">
        <w:t xml:space="preserve"> e utiliza a tecnologia </w:t>
      </w:r>
      <w:r w:rsidRPr="000872FE">
        <w:rPr>
          <w:b/>
          <w:bCs/>
        </w:rPr>
        <w:t>Electron</w:t>
      </w:r>
      <w:r w:rsidRPr="000872FE">
        <w:t xml:space="preserve"> para funcionar como um aplicativo de desktop em sistemas Windows, </w:t>
      </w:r>
      <w:proofErr w:type="spellStart"/>
      <w:r w:rsidRPr="000872FE">
        <w:t>macOS</w:t>
      </w:r>
      <w:proofErr w:type="spellEnd"/>
      <w:r w:rsidRPr="000872FE">
        <w:t xml:space="preserve"> e Linux. Uma versão web também está disponível, permitindo que você edite o código diretamente do seu navegador, adaptando-se assim a diferentes preferências e necessidades. </w:t>
      </w:r>
    </w:p>
    <w:p w14:paraId="0ECB6460" w14:textId="77777777" w:rsidR="000872FE" w:rsidRPr="000872FE" w:rsidRDefault="000872FE" w:rsidP="000872FE">
      <w:pPr>
        <w:pStyle w:val="PargrafodaLista"/>
      </w:pPr>
      <w:proofErr w:type="spellStart"/>
      <w:r w:rsidRPr="000872FE">
        <w:t>Ferramentasde</w:t>
      </w:r>
      <w:proofErr w:type="spellEnd"/>
      <w:r w:rsidRPr="000872FE">
        <w:t xml:space="preserve"> desenvolvimento</w:t>
      </w:r>
    </w:p>
    <w:p w14:paraId="2BD67332" w14:textId="77777777" w:rsidR="000872FE" w:rsidRPr="000872FE" w:rsidRDefault="000872FE" w:rsidP="000872FE">
      <w:pPr>
        <w:pStyle w:val="PargrafodaLista"/>
      </w:pPr>
      <w:r w:rsidRPr="000872FE">
        <w:t>Uma de suas principais características distintivas é seu </w:t>
      </w:r>
      <w:r w:rsidRPr="000872FE">
        <w:rPr>
          <w:b/>
          <w:bCs/>
        </w:rPr>
        <w:t xml:space="preserve">modelo de código </w:t>
      </w:r>
      <w:proofErr w:type="gramStart"/>
      <w:r w:rsidRPr="000872FE">
        <w:rPr>
          <w:b/>
          <w:bCs/>
        </w:rPr>
        <w:t>aberto</w:t>
      </w:r>
      <w:r w:rsidRPr="000872FE">
        <w:t> ,</w:t>
      </w:r>
      <w:proofErr w:type="gramEnd"/>
      <w:r w:rsidRPr="000872FE">
        <w:t xml:space="preserve"> que fomentou o desenvolvimento colaborativo e a rápida adoção do VS </w:t>
      </w:r>
      <w:proofErr w:type="spellStart"/>
      <w:r w:rsidRPr="000872FE">
        <w:t>Code</w:t>
      </w:r>
      <w:proofErr w:type="spellEnd"/>
      <w:r w:rsidRPr="000872FE">
        <w:t>. No entanto, embora seu código-fonte seja aberto (disponível sob a licença MIT), o download oficial inclui alguns recursos proprietários da marca Microsoft.</w:t>
      </w:r>
    </w:p>
    <w:p w14:paraId="0804C2D9" w14:textId="77777777" w:rsidR="000872FE" w:rsidRDefault="000872FE" w:rsidP="000872FE">
      <w:pPr>
        <w:pStyle w:val="PargrafodaLista"/>
      </w:pPr>
    </w:p>
    <w:p w14:paraId="52B03C78" w14:textId="77777777" w:rsidR="00D50825" w:rsidRDefault="00D50825" w:rsidP="000872FE">
      <w:pPr>
        <w:pStyle w:val="PargrafodaLista"/>
      </w:pPr>
    </w:p>
    <w:p w14:paraId="48CA5C5D" w14:textId="77777777" w:rsidR="000872FE" w:rsidRDefault="00A20ECD" w:rsidP="00A20ECD">
      <w:pPr>
        <w:pStyle w:val="PargrafodaLista"/>
        <w:numPr>
          <w:ilvl w:val="0"/>
          <w:numId w:val="1"/>
        </w:numPr>
      </w:pPr>
      <w:r w:rsidRPr="00A20ECD">
        <w:lastRenderedPageBreak/>
        <w:t xml:space="preserve">Por que devemos instalar a extensão do Python dentro do VS </w:t>
      </w:r>
      <w:proofErr w:type="spellStart"/>
      <w:r w:rsidRPr="00A20ECD">
        <w:t>Code</w:t>
      </w:r>
      <w:proofErr w:type="spellEnd"/>
      <w:r w:rsidRPr="00A20ECD">
        <w:t xml:space="preserve"> antes de começar a programar? (Dica: Pense em recursos como autocomplete, destaque de sintaxe e o botão de "</w:t>
      </w:r>
      <w:proofErr w:type="spellStart"/>
      <w:r w:rsidRPr="00A20ECD">
        <w:t>Run</w:t>
      </w:r>
      <w:proofErr w:type="spellEnd"/>
      <w:r w:rsidRPr="00A20ECD">
        <w:t>/Executar")</w:t>
      </w:r>
    </w:p>
    <w:p w14:paraId="1646248B" w14:textId="77777777" w:rsidR="000872FE" w:rsidRDefault="000872FE" w:rsidP="000872FE">
      <w:pPr>
        <w:pStyle w:val="PargrafodaLista"/>
      </w:pPr>
    </w:p>
    <w:p w14:paraId="0C894588" w14:textId="77777777" w:rsidR="00D50825" w:rsidRPr="00D50825" w:rsidRDefault="00D50825" w:rsidP="00D50825">
      <w:pPr>
        <w:pStyle w:val="PargrafodaLista"/>
      </w:pPr>
      <w:r w:rsidRPr="00D50825">
        <w:t>Instalar a </w:t>
      </w:r>
      <w:r w:rsidRPr="00D50825">
        <w:rPr>
          <w:b/>
          <w:bCs/>
        </w:rPr>
        <w:t>extensão do Python no VS Code</w:t>
      </w:r>
      <w:r w:rsidRPr="00D50825">
        <w:t> é importante porque ela fornece recursos essenciais para o desenvolvimento de Python, como:</w:t>
      </w:r>
    </w:p>
    <w:p w14:paraId="093D224A" w14:textId="77777777" w:rsidR="00D50825" w:rsidRPr="00D50825" w:rsidRDefault="00D50825" w:rsidP="00D50825">
      <w:pPr>
        <w:pStyle w:val="PargrafodaLista"/>
        <w:numPr>
          <w:ilvl w:val="0"/>
          <w:numId w:val="4"/>
        </w:numPr>
      </w:pPr>
      <w:hyperlink r:id="rId11" w:tgtFrame="_blank" w:history="1">
        <w:r w:rsidRPr="00D50825">
          <w:rPr>
            <w:rStyle w:val="Hyperlink"/>
            <w:b/>
            <w:bCs/>
          </w:rPr>
          <w:t>Autocompletar a sintaxe</w:t>
        </w:r>
        <w:r w:rsidRPr="00D50825">
          <w:rPr>
            <w:rStyle w:val="Hyperlink"/>
          </w:rPr>
          <w:t>: Permite que você digite rapidamente a sintaxe do código, aumentando a produtividade. </w:t>
        </w:r>
      </w:hyperlink>
    </w:p>
    <w:p w14:paraId="095926FC" w14:textId="77777777" w:rsidR="00D50825" w:rsidRPr="00D50825" w:rsidRDefault="00D50825" w:rsidP="00D50825">
      <w:pPr>
        <w:pStyle w:val="PargrafodaLista"/>
        <w:rPr>
          <w:rStyle w:val="Hyperlink"/>
        </w:rPr>
      </w:pPr>
      <w:r w:rsidRPr="00D50825">
        <w:fldChar w:fldCharType="begin"/>
      </w:r>
      <w:r w:rsidRPr="00D50825">
        <w:instrText>HYPERLINK "https://www.bing.com/ck/a?!&amp;&amp;p=1cf7fccdc2b519401e13244801c2acfd843a2f219ed60f0fb4c465a41c46bcfaJmltdHM9MTc4NzAxMTIwMA&amp;ptn=3&amp;ver=2&amp;hsh=4&amp;fclid=2afcf336-4ee8-6d84-2957-e4824ffe6c83&amp;u=a1aHR0cHM6Ly9weXRob24uZGV2LmJyL2d1aWFzL2NvbmZpZ3VyYW5kby12c2NvZGUtcGFyYS1weXRob24v&amp;ntb=1" \t "_blank"</w:instrText>
      </w:r>
      <w:r w:rsidRPr="00D50825">
        <w:fldChar w:fldCharType="separate"/>
      </w:r>
    </w:p>
    <w:p w14:paraId="3C394A91" w14:textId="77777777" w:rsidR="00D50825" w:rsidRPr="00D50825" w:rsidRDefault="00D50825" w:rsidP="00D50825">
      <w:pPr>
        <w:pStyle w:val="PargrafodaLista"/>
        <w:rPr>
          <w:rStyle w:val="Hyperlink"/>
        </w:rPr>
      </w:pPr>
      <w:r w:rsidRPr="00D50825">
        <w:rPr>
          <w:rStyle w:val="Hyperlink"/>
          <w:b/>
          <w:bCs/>
        </w:rPr>
        <w:t>1</w:t>
      </w:r>
    </w:p>
    <w:p w14:paraId="7CEE7F47" w14:textId="77777777" w:rsidR="00D50825" w:rsidRPr="00D50825" w:rsidRDefault="00D50825" w:rsidP="00D50825">
      <w:pPr>
        <w:pStyle w:val="PargrafodaLista"/>
      </w:pPr>
      <w:r w:rsidRPr="00D50825">
        <w:fldChar w:fldCharType="end"/>
      </w:r>
    </w:p>
    <w:p w14:paraId="6495C87E" w14:textId="77777777" w:rsidR="00D50825" w:rsidRPr="00D50825" w:rsidRDefault="00D50825" w:rsidP="00D50825">
      <w:pPr>
        <w:pStyle w:val="PargrafodaLista"/>
        <w:numPr>
          <w:ilvl w:val="0"/>
          <w:numId w:val="4"/>
        </w:numPr>
      </w:pPr>
      <w:hyperlink r:id="rId12" w:tgtFrame="_blank" w:history="1">
        <w:r w:rsidRPr="00D50825">
          <w:rPr>
            <w:rStyle w:val="Hyperlink"/>
            <w:b/>
            <w:bCs/>
          </w:rPr>
          <w:t>Linting e depuração</w:t>
        </w:r>
        <w:r w:rsidRPr="00D50825">
          <w:rPr>
            <w:rStyle w:val="Hyperlink"/>
          </w:rPr>
          <w:t>: A extensão Pylance ajuda a verificar erros e padrões de estilo, além de permitir a depuração do código. </w:t>
        </w:r>
      </w:hyperlink>
    </w:p>
    <w:p w14:paraId="613973CC" w14:textId="77777777" w:rsidR="00D50825" w:rsidRPr="00D50825" w:rsidRDefault="00D50825" w:rsidP="00D50825">
      <w:pPr>
        <w:pStyle w:val="PargrafodaLista"/>
        <w:rPr>
          <w:rStyle w:val="Hyperlink"/>
        </w:rPr>
      </w:pPr>
      <w:r w:rsidRPr="00D50825">
        <w:fldChar w:fldCharType="begin"/>
      </w:r>
      <w:r w:rsidRPr="00D50825">
        <w:instrText>HYPERLINK "https://www.bing.com/ck/a?!&amp;&amp;p=1cf7fccdc2b519401e13244801c2acfd843a2f219ed60f0fb4c465a41c46bcfaJmltdHM9MTc4NzAxMTIwMA&amp;ptn=3&amp;ver=2&amp;hsh=4&amp;fclid=2afcf336-4ee8-6d84-2957-e4824ffe6c83&amp;u=a1aHR0cHM6Ly9weXRob24uZGV2LmJyL2d1aWFzL2NvbmZpZ3VyYW5kby12c2NvZGUtcGFyYS1weXRob24v&amp;ntb=1" \t "_blank"</w:instrText>
      </w:r>
      <w:r w:rsidRPr="00D50825">
        <w:fldChar w:fldCharType="separate"/>
      </w:r>
    </w:p>
    <w:p w14:paraId="741C33C5" w14:textId="77777777" w:rsidR="00D50825" w:rsidRPr="00D50825" w:rsidRDefault="00D50825" w:rsidP="00D50825">
      <w:pPr>
        <w:pStyle w:val="PargrafodaLista"/>
        <w:rPr>
          <w:rStyle w:val="Hyperlink"/>
        </w:rPr>
      </w:pPr>
      <w:r w:rsidRPr="00D50825">
        <w:rPr>
          <w:rStyle w:val="Hyperlink"/>
          <w:b/>
          <w:bCs/>
        </w:rPr>
        <w:t>2</w:t>
      </w:r>
    </w:p>
    <w:p w14:paraId="78FB0486" w14:textId="77777777" w:rsidR="00D50825" w:rsidRPr="00D50825" w:rsidRDefault="00D50825" w:rsidP="00D50825">
      <w:pPr>
        <w:pStyle w:val="PargrafodaLista"/>
      </w:pPr>
      <w:r w:rsidRPr="00D50825">
        <w:fldChar w:fldCharType="end"/>
      </w:r>
    </w:p>
    <w:p w14:paraId="50E9818A" w14:textId="77777777" w:rsidR="00D50825" w:rsidRPr="00D50825" w:rsidRDefault="00D50825" w:rsidP="00D50825">
      <w:pPr>
        <w:pStyle w:val="PargrafodaLista"/>
        <w:numPr>
          <w:ilvl w:val="0"/>
          <w:numId w:val="4"/>
        </w:numPr>
      </w:pPr>
      <w:hyperlink r:id="rId13" w:tgtFrame="_blank" w:history="1">
        <w:r w:rsidRPr="00D50825">
          <w:rPr>
            <w:rStyle w:val="Hyperlink"/>
            <w:b/>
            <w:bCs/>
          </w:rPr>
          <w:t>Formatação automática</w:t>
        </w:r>
        <w:r w:rsidRPr="00D50825">
          <w:rPr>
            <w:rStyle w:val="Hyperlink"/>
          </w:rPr>
          <w:t>: A extensão isort gera automaticamente a formatação do código, facilitando a manutenção do projeto. </w:t>
        </w:r>
      </w:hyperlink>
    </w:p>
    <w:p w14:paraId="291B6486" w14:textId="77777777" w:rsidR="00D50825" w:rsidRPr="00D50825" w:rsidRDefault="00D50825" w:rsidP="00D50825">
      <w:pPr>
        <w:pStyle w:val="PargrafodaLista"/>
        <w:rPr>
          <w:rStyle w:val="Hyperlink"/>
        </w:rPr>
      </w:pPr>
      <w:r w:rsidRPr="00D50825">
        <w:fldChar w:fldCharType="begin"/>
      </w:r>
      <w:r w:rsidRPr="00D50825">
        <w:instrText>HYPERLINK "https://www.bing.com/ck/a?!&amp;&amp;p=1cf7fccdc2b519401e13244801c2acfd843a2f219ed60f0fb4c465a41c46bcfaJmltdHM9MTc4NzAxMTIwMA&amp;ptn=3&amp;ver=2&amp;hsh=4&amp;fclid=2afcf336-4ee8-6d84-2957-e4824ffe6c83&amp;u=a1aHR0cHM6Ly9weXRob24uZGV2LmJyL2d1aWFzL2NvbmZpZ3VyYW5kby12c2NvZGUtcGFyYS1weXRob24v&amp;ntb=1" \t "_blank"</w:instrText>
      </w:r>
      <w:r w:rsidRPr="00D50825">
        <w:fldChar w:fldCharType="separate"/>
      </w:r>
    </w:p>
    <w:p w14:paraId="1AEC36E8" w14:textId="77777777" w:rsidR="00D50825" w:rsidRPr="00D50825" w:rsidRDefault="00D50825" w:rsidP="00D50825">
      <w:pPr>
        <w:pStyle w:val="PargrafodaLista"/>
        <w:rPr>
          <w:rStyle w:val="Hyperlink"/>
        </w:rPr>
      </w:pPr>
      <w:r w:rsidRPr="00D50825">
        <w:rPr>
          <w:rStyle w:val="Hyperlink"/>
          <w:b/>
          <w:bCs/>
        </w:rPr>
        <w:t>1</w:t>
      </w:r>
    </w:p>
    <w:p w14:paraId="73032E08" w14:textId="77777777" w:rsidR="00D50825" w:rsidRPr="00D50825" w:rsidRDefault="00D50825" w:rsidP="00D50825">
      <w:pPr>
        <w:pStyle w:val="PargrafodaLista"/>
      </w:pPr>
      <w:r w:rsidRPr="00D50825">
        <w:fldChar w:fldCharType="end"/>
      </w:r>
    </w:p>
    <w:p w14:paraId="5C09DB3F" w14:textId="77777777" w:rsidR="00D50825" w:rsidRPr="00D50825" w:rsidRDefault="00D50825" w:rsidP="00D50825">
      <w:pPr>
        <w:pStyle w:val="PargrafodaLista"/>
        <w:numPr>
          <w:ilvl w:val="0"/>
          <w:numId w:val="4"/>
        </w:numPr>
      </w:pPr>
      <w:hyperlink r:id="rId14" w:tgtFrame="_blank" w:history="1">
        <w:r w:rsidRPr="00D50825">
          <w:rPr>
            <w:rStyle w:val="Hyperlink"/>
            <w:b/>
            <w:bCs/>
          </w:rPr>
          <w:t>Integração com Git</w:t>
        </w:r>
        <w:r w:rsidRPr="00D50825">
          <w:rPr>
            <w:rStyle w:val="Hyperlink"/>
          </w:rPr>
          <w:t>: A extensão GitLens melhora a integração do VS Code com o Git, facilitando a colaboração em projetos. </w:t>
        </w:r>
      </w:hyperlink>
    </w:p>
    <w:p w14:paraId="012CE0EC" w14:textId="77777777" w:rsidR="00D50825" w:rsidRPr="00D50825" w:rsidRDefault="00D50825" w:rsidP="00D50825">
      <w:pPr>
        <w:pStyle w:val="PargrafodaLista"/>
        <w:rPr>
          <w:rStyle w:val="Hyperlink"/>
        </w:rPr>
      </w:pPr>
      <w:r w:rsidRPr="00D50825">
        <w:fldChar w:fldCharType="begin"/>
      </w:r>
      <w:r w:rsidRPr="00D50825">
        <w:instrText>HYPERLINK "https://www.bing.com/ck/a?!&amp;&amp;p=1cf7fccdc2b519401e13244801c2acfd843a2f219ed60f0fb4c465a41c46bcfaJmltdHM9MTc4NzAxMTIwMA&amp;ptn=3&amp;ver=2&amp;hsh=4&amp;fclid=2afcf336-4ee8-6d84-2957-e4824ffe6c83&amp;u=a1aHR0cHM6Ly9weXRob24uZGV2LmJyL2d1aWFzL2NvbmZpZ3VyYW5kby12c2NvZGUtcGFyYS1weXRob24v&amp;ntb=1" \t "_blank"</w:instrText>
      </w:r>
      <w:r w:rsidRPr="00D50825">
        <w:fldChar w:fldCharType="separate"/>
      </w:r>
    </w:p>
    <w:p w14:paraId="31BD79D4" w14:textId="77777777" w:rsidR="00D50825" w:rsidRPr="00D50825" w:rsidRDefault="00D50825" w:rsidP="00D50825">
      <w:pPr>
        <w:pStyle w:val="PargrafodaLista"/>
        <w:rPr>
          <w:rStyle w:val="Hyperlink"/>
        </w:rPr>
      </w:pPr>
      <w:r w:rsidRPr="00D50825">
        <w:rPr>
          <w:rStyle w:val="Hyperlink"/>
          <w:b/>
          <w:bCs/>
        </w:rPr>
        <w:t>1</w:t>
      </w:r>
    </w:p>
    <w:p w14:paraId="4CF7876B" w14:textId="77777777" w:rsidR="00D50825" w:rsidRPr="00D50825" w:rsidRDefault="00D50825" w:rsidP="00D50825">
      <w:pPr>
        <w:pStyle w:val="PargrafodaLista"/>
      </w:pPr>
      <w:r w:rsidRPr="00D50825">
        <w:fldChar w:fldCharType="end"/>
      </w:r>
    </w:p>
    <w:p w14:paraId="4F12EB33" w14:textId="77777777" w:rsidR="00D50825" w:rsidRPr="00D50825" w:rsidRDefault="00D50825" w:rsidP="00D50825">
      <w:pPr>
        <w:pStyle w:val="PargrafodaLista"/>
      </w:pPr>
      <w:r w:rsidRPr="00D50825">
        <w:br/>
        <w:t>Esses recursos aprimoram a experiência de desenvolvimento, tornando o processo mais eficiente e organizado.</w:t>
      </w:r>
    </w:p>
    <w:p w14:paraId="23D5E516" w14:textId="77777777" w:rsidR="00D50825" w:rsidRPr="00D50825" w:rsidRDefault="00D50825" w:rsidP="00D50825">
      <w:pPr>
        <w:pStyle w:val="PargrafodaLista"/>
        <w:numPr>
          <w:ilvl w:val="0"/>
          <w:numId w:val="4"/>
        </w:numPr>
      </w:pPr>
    </w:p>
    <w:p w14:paraId="3A84DD3F" w14:textId="77777777" w:rsidR="00D50825" w:rsidRDefault="00D50825" w:rsidP="000872FE">
      <w:pPr>
        <w:pStyle w:val="PargrafodaLista"/>
      </w:pPr>
    </w:p>
    <w:p w14:paraId="0299A66E" w14:textId="77777777" w:rsidR="00D50825" w:rsidRDefault="00D50825" w:rsidP="000872FE">
      <w:pPr>
        <w:pStyle w:val="PargrafodaLista"/>
      </w:pPr>
    </w:p>
    <w:p w14:paraId="5439DF8A" w14:textId="77777777" w:rsidR="000872FE" w:rsidRDefault="00A20ECD" w:rsidP="00A20ECD">
      <w:pPr>
        <w:pStyle w:val="PargrafodaLista"/>
        <w:numPr>
          <w:ilvl w:val="0"/>
          <w:numId w:val="1"/>
        </w:numPr>
      </w:pPr>
      <w:r w:rsidRPr="00A20ECD">
        <w:t>O que é e para que serve o Interpretador Python?</w:t>
      </w:r>
    </w:p>
    <w:p w14:paraId="4B41A44C" w14:textId="77777777" w:rsidR="000872FE" w:rsidRDefault="000872FE" w:rsidP="000872FE">
      <w:pPr>
        <w:pStyle w:val="PargrafodaLista"/>
      </w:pPr>
    </w:p>
    <w:p w14:paraId="767E9DBA" w14:textId="77777777" w:rsidR="00D50825" w:rsidRPr="00D50825" w:rsidRDefault="00D50825" w:rsidP="00D50825">
      <w:pPr>
        <w:pStyle w:val="PargrafodaLista"/>
        <w:rPr>
          <w:b/>
          <w:bCs/>
        </w:rPr>
      </w:pPr>
      <w:hyperlink r:id="rId15" w:tgtFrame="_blank" w:history="1">
        <w:r w:rsidRPr="00D50825">
          <w:rPr>
            <w:rStyle w:val="Hyperlink"/>
            <w:b/>
            <w:bCs/>
          </w:rPr>
          <w:br/>
          <w:t>Diferença entre Python e o Interpretador Python</w:t>
        </w:r>
      </w:hyperlink>
    </w:p>
    <w:p w14:paraId="7275E1E0" w14:textId="77777777" w:rsidR="00D50825" w:rsidRPr="00D50825" w:rsidRDefault="00D50825" w:rsidP="00D50825">
      <w:pPr>
        <w:pStyle w:val="PargrafodaLista"/>
      </w:pPr>
      <w:hyperlink r:id="rId16" w:tgtFrame="_blank" w:history="1">
        <w:r w:rsidRPr="00D50825">
          <w:rPr>
            <w:rStyle w:val="Hyperlink"/>
            <w:b/>
            <w:bCs/>
            <w:vertAlign w:val="superscript"/>
          </w:rPr>
          <w:t>1</w:t>
        </w:r>
      </w:hyperlink>
      <w:hyperlink r:id="rId17" w:tgtFrame="_blank" w:history="1">
        <w:r w:rsidRPr="00D50825">
          <w:rPr>
            <w:rStyle w:val="Hyperlink"/>
            <w:b/>
            <w:bCs/>
            <w:vertAlign w:val="superscript"/>
          </w:rPr>
          <w:t>2</w:t>
        </w:r>
      </w:hyperlink>
      <w:hyperlink r:id="rId18" w:tgtFrame="_blank" w:history="1">
        <w:r w:rsidRPr="00D50825">
          <w:rPr>
            <w:rStyle w:val="Hyperlink"/>
            <w:b/>
            <w:bCs/>
            <w:vertAlign w:val="superscript"/>
          </w:rPr>
          <w:t>3</w:t>
        </w:r>
      </w:hyperlink>
    </w:p>
    <w:p w14:paraId="2F675193" w14:textId="77777777" w:rsidR="00D50825" w:rsidRPr="00D50825" w:rsidRDefault="00D50825" w:rsidP="00D50825">
      <w:pPr>
        <w:pStyle w:val="PargrafodaLista"/>
        <w:rPr>
          <w:rStyle w:val="Hyperlink"/>
        </w:rPr>
      </w:pPr>
      <w:r w:rsidRPr="00D50825">
        <w:fldChar w:fldCharType="begin"/>
      </w:r>
      <w:r w:rsidRPr="00D50825">
        <w:instrText>HYPERLINK "https://www.bing.com/ck/a?!&amp;&amp;p=4ca86cd16cc01ff570069292fc493fb7ea1180a33dad01acfcad4b9744c0e4dbJmltdHM9MTc4NzAxMTIwMA&amp;ptn=3&amp;ver=2&amp;hsh=4&amp;fclid=2afcf336-4ee8-6d84-2957-e4824ffe6c83&amp;psq=3-+O+que+%c3%a9+e+para+que+serve+o+Interpretador+Python%3f&amp;u=a1aHR0cHM6Ly9kb2NzLnB5dGhvbi5vcmcvcHQtYnIvMy90dXRvcmlhbC9pbnRlcnByZXRlci5odG1s&amp;ntb=1" \t "_blank"</w:instrText>
      </w:r>
      <w:r w:rsidRPr="00D50825">
        <w:fldChar w:fldCharType="separate"/>
      </w:r>
    </w:p>
    <w:p w14:paraId="29B15057" w14:textId="77777777" w:rsidR="00D50825" w:rsidRPr="00D50825" w:rsidRDefault="00D50825" w:rsidP="00D50825">
      <w:pPr>
        <w:pStyle w:val="PargrafodaLista"/>
      </w:pPr>
      <w:r w:rsidRPr="00D50825">
        <w:fldChar w:fldCharType="end"/>
      </w:r>
    </w:p>
    <w:p w14:paraId="1263EE94" w14:textId="77777777" w:rsidR="00D50825" w:rsidRPr="00D50825" w:rsidRDefault="00D50825" w:rsidP="00D50825">
      <w:pPr>
        <w:pStyle w:val="PargrafodaLista"/>
        <w:rPr>
          <w:rStyle w:val="Hyperlink"/>
        </w:rPr>
      </w:pPr>
      <w:r w:rsidRPr="00D50825">
        <w:fldChar w:fldCharType="begin"/>
      </w:r>
      <w:r w:rsidRPr="00D50825">
        <w:instrText>HYPERLINK "https://www.bing.com/ck/a?!&amp;&amp;p=7c4b26137ec288b5c79589310253b731f39eb723a86740998a68741a82e36879JmltdHM9MTc4NzAxMTIwMA&amp;ptn=3&amp;ver=2&amp;hsh=4&amp;fclid=2afcf336-4ee8-6d84-2957-e4824ffe6c83&amp;psq=3-+O+que+%c3%a9+e+para+que+serve+o+Interpretador+Python%3f&amp;u=a1aHR0cHM6Ly9jdXJzb3MuYWx1cmEuY29tLmJyL2ZvcnVtL3RvcGljby1jb21waWxhZG9yLXZzLWludGVycHJldGFkb3ItbmFzLWxpbmd1YWdlbnMtZGUtcHJvZ3JhbWFjYW8tMzE0Nzg3&amp;ntb=1" \t "_blank"</w:instrText>
      </w:r>
      <w:r w:rsidRPr="00D50825">
        <w:fldChar w:fldCharType="separate"/>
      </w:r>
    </w:p>
    <w:p w14:paraId="1EC4567F" w14:textId="77777777" w:rsidR="00D50825" w:rsidRPr="00D50825" w:rsidRDefault="00D50825" w:rsidP="00D50825">
      <w:pPr>
        <w:pStyle w:val="PargrafodaLista"/>
      </w:pPr>
      <w:r w:rsidRPr="00D50825">
        <w:fldChar w:fldCharType="end"/>
      </w:r>
    </w:p>
    <w:p w14:paraId="6D36F87C" w14:textId="77777777" w:rsidR="00D50825" w:rsidRPr="00D50825" w:rsidRDefault="00D50825" w:rsidP="00D50825">
      <w:pPr>
        <w:pStyle w:val="PargrafodaLista"/>
        <w:rPr>
          <w:rStyle w:val="Hyperlink"/>
        </w:rPr>
      </w:pPr>
      <w:r w:rsidRPr="00D50825">
        <w:lastRenderedPageBreak/>
        <w:fldChar w:fldCharType="begin"/>
      </w:r>
      <w:r w:rsidRPr="00D50825">
        <w:instrText>HYPERLINK "https://www.bing.com/ck/a?!&amp;&amp;p=219b7ee81cd53f3c33db93145417dddfdf32219577325ca3ba9a840f9bed5b59JmltdHM9MTc4NzAxMTIwMA&amp;ptn=3&amp;ver=2&amp;hsh=4&amp;fclid=2afcf336-4ee8-6d84-2957-e4824ffe6c83&amp;psq=3-+O+que+%c3%a9+e+para+que+serve+o+Interpretador+Python%3f&amp;u=a1aHR0cHM6Ly9jdXJzb3MuYWx1cmEuY29tLmJyL2ZvcnVtL3RvcGljby1jb21waWxhZG8tZS1pbnRlcnByZXRhZG8tNDM0OTA&amp;ntb=1" \t "_blank"</w:instrText>
      </w:r>
      <w:r w:rsidRPr="00D50825">
        <w:fldChar w:fldCharType="separate"/>
      </w:r>
    </w:p>
    <w:p w14:paraId="70E7AFA5" w14:textId="77777777" w:rsidR="00D50825" w:rsidRPr="00D50825" w:rsidRDefault="00D50825" w:rsidP="00D50825">
      <w:pPr>
        <w:pStyle w:val="PargrafodaLista"/>
      </w:pPr>
      <w:r w:rsidRPr="00D50825">
        <w:fldChar w:fldCharType="end"/>
      </w:r>
    </w:p>
    <w:p w14:paraId="034A3DDD" w14:textId="77777777" w:rsidR="00D50825" w:rsidRPr="00D50825" w:rsidRDefault="00D50825" w:rsidP="00D50825">
      <w:pPr>
        <w:pStyle w:val="PargrafodaLista"/>
      </w:pPr>
      <w:r w:rsidRPr="00D50825">
        <w:rPr>
          <w:b/>
          <w:bCs/>
        </w:rPr>
        <w:t>Python</w:t>
      </w:r>
      <w:r w:rsidRPr="00D50825">
        <w:t> é uma linguagem de programação de alto nível, amplamente utilizada para desenvolvimento de software, automação, análise de dados, aprendizado de máquina, entre outros. Ele fornece uma sintaxe simples e legível, além de uma vasta biblioteca padrão que facilita a criação de aplicações complexas.</w:t>
      </w:r>
    </w:p>
    <w:p w14:paraId="5233F092" w14:textId="77777777" w:rsidR="00D50825" w:rsidRPr="00D50825" w:rsidRDefault="00D50825" w:rsidP="00D50825">
      <w:pPr>
        <w:pStyle w:val="PargrafodaLista"/>
      </w:pPr>
      <w:r w:rsidRPr="00D50825">
        <w:t>O </w:t>
      </w:r>
      <w:r w:rsidRPr="00D50825">
        <w:rPr>
          <w:b/>
          <w:bCs/>
        </w:rPr>
        <w:t>Interpretador Python</w:t>
      </w:r>
      <w:r w:rsidRPr="00D50825">
        <w:t xml:space="preserve">, por outro lado, é o software responsável por executar o código Python. Ele lê o código-fonte linha por linha, traduzindo-o para instruções que o computador pode entender e executar imediatamente. O interpretador é essencial para rodar scripts Python e pode ser acessado diretamente no terminal ou por meio </w:t>
      </w:r>
      <w:proofErr w:type="gramStart"/>
      <w:r w:rsidRPr="00D50825">
        <w:t xml:space="preserve">de </w:t>
      </w:r>
      <w:proofErr w:type="spellStart"/>
      <w:r w:rsidRPr="00D50825">
        <w:t>IDEs</w:t>
      </w:r>
      <w:proofErr w:type="spellEnd"/>
      <w:proofErr w:type="gramEnd"/>
      <w:r w:rsidRPr="00D50825">
        <w:t>.</w:t>
      </w:r>
    </w:p>
    <w:p w14:paraId="2DA0EE1B" w14:textId="77777777" w:rsidR="00D50825" w:rsidRPr="00D50825" w:rsidRDefault="00D50825" w:rsidP="00D50825">
      <w:pPr>
        <w:pStyle w:val="PargrafodaLista"/>
        <w:rPr>
          <w:b/>
          <w:bCs/>
        </w:rPr>
      </w:pPr>
      <w:r w:rsidRPr="00D50825">
        <w:rPr>
          <w:b/>
          <w:bCs/>
        </w:rPr>
        <w:t>Características do Interpretador Python</w:t>
      </w:r>
    </w:p>
    <w:p w14:paraId="11DB3CDB" w14:textId="77777777" w:rsidR="00D50825" w:rsidRPr="00D50825" w:rsidRDefault="00D50825" w:rsidP="00D50825">
      <w:pPr>
        <w:pStyle w:val="PargrafodaLista"/>
      </w:pPr>
      <w:r w:rsidRPr="00D50825">
        <w:t>O interpretador funciona de forma interativa ou por meio de scripts. No modo interativo, ele exibe um prompt (&gt;&gt;&gt;) onde comandos podem ser digitados e executados imediatamente. Já no modo de script, ele lê e executa o código contido em arquivos .</w:t>
      </w:r>
      <w:proofErr w:type="spellStart"/>
      <w:r w:rsidRPr="00D50825">
        <w:t>py</w:t>
      </w:r>
      <w:proofErr w:type="spellEnd"/>
      <w:r w:rsidRPr="00D50825">
        <w:t>.</w:t>
      </w:r>
    </w:p>
    <w:p w14:paraId="22BA5622" w14:textId="77777777" w:rsidR="00D50825" w:rsidRPr="00D50825" w:rsidRDefault="00D50825" w:rsidP="00D50825">
      <w:pPr>
        <w:pStyle w:val="PargrafodaLista"/>
      </w:pPr>
      <w:r w:rsidRPr="00D50825">
        <w:t>Por exemplo, para executar um script chamado meu_script.py, você pode usar o comando:</w:t>
      </w:r>
    </w:p>
    <w:p w14:paraId="61870F25" w14:textId="77777777" w:rsidR="00D50825" w:rsidRPr="00D50825" w:rsidRDefault="00D50825" w:rsidP="00D50825">
      <w:pPr>
        <w:pStyle w:val="PargrafodaLista"/>
      </w:pPr>
      <w:proofErr w:type="spellStart"/>
      <w:r w:rsidRPr="00D50825">
        <w:t>python</w:t>
      </w:r>
      <w:proofErr w:type="spellEnd"/>
      <w:r w:rsidRPr="00D50825">
        <w:t xml:space="preserve"> meu_script.py</w:t>
      </w:r>
    </w:p>
    <w:p w14:paraId="155CF282" w14:textId="56A8EB81" w:rsidR="00D50825" w:rsidRPr="00D50825" w:rsidRDefault="00D50825" w:rsidP="00D50825">
      <w:pPr>
        <w:pStyle w:val="PargrafodaLista"/>
      </w:pPr>
      <w:r w:rsidRPr="00D50825">
        <mc:AlternateContent>
          <mc:Choice Requires="wps">
            <w:drawing>
              <wp:inline distT="0" distB="0" distL="0" distR="0" wp14:anchorId="2BA9AB9C" wp14:editId="61CED407">
                <wp:extent cx="304800" cy="304800"/>
                <wp:effectExtent l="0" t="0" r="0" b="0"/>
                <wp:docPr id="1639555483" name="Retângulo 8" descr="Copiar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CA8B427" id="Retângulo 8" o:spid="_x0000_s1026" alt="Copiar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29D02691" w14:textId="77777777" w:rsidR="00D50825" w:rsidRPr="00D50825" w:rsidRDefault="00D50825" w:rsidP="00D50825">
      <w:pPr>
        <w:pStyle w:val="PargrafodaLista"/>
      </w:pPr>
      <w:r w:rsidRPr="00D50825">
        <w:t>Além disso, o interpretador também pode ser usado para executar comandos diretamente da linha de comando com a opção -c:</w:t>
      </w:r>
    </w:p>
    <w:p w14:paraId="31644B23" w14:textId="77777777" w:rsidR="00D50825" w:rsidRPr="00D50825" w:rsidRDefault="00D50825" w:rsidP="00D50825">
      <w:pPr>
        <w:pStyle w:val="PargrafodaLista"/>
      </w:pPr>
      <w:proofErr w:type="spellStart"/>
      <w:r w:rsidRPr="00D50825">
        <w:t>python</w:t>
      </w:r>
      <w:proofErr w:type="spellEnd"/>
      <w:r w:rsidRPr="00D50825">
        <w:t xml:space="preserve"> -c "</w:t>
      </w:r>
      <w:proofErr w:type="gramStart"/>
      <w:r w:rsidRPr="00D50825">
        <w:t>print(</w:t>
      </w:r>
      <w:proofErr w:type="gramEnd"/>
      <w:r w:rsidRPr="00D50825">
        <w:t>'Olá, Mundo!')"</w:t>
      </w:r>
    </w:p>
    <w:p w14:paraId="6FA35BF9" w14:textId="5B5F9708" w:rsidR="00D50825" w:rsidRPr="00D50825" w:rsidRDefault="00D50825" w:rsidP="00D50825">
      <w:pPr>
        <w:pStyle w:val="PargrafodaLista"/>
      </w:pPr>
      <w:r w:rsidRPr="00D50825">
        <mc:AlternateContent>
          <mc:Choice Requires="wps">
            <w:drawing>
              <wp:inline distT="0" distB="0" distL="0" distR="0" wp14:anchorId="27294D13" wp14:editId="35676A23">
                <wp:extent cx="304800" cy="304800"/>
                <wp:effectExtent l="0" t="0" r="0" b="0"/>
                <wp:docPr id="1016536057" name="Retângulo 7" descr="Copiar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BCB0DC1" id="Retângulo 7" o:spid="_x0000_s1026" alt="Copiar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690C4CA0" w14:textId="77777777" w:rsidR="00D50825" w:rsidRPr="00D50825" w:rsidRDefault="00D50825" w:rsidP="00D50825">
      <w:pPr>
        <w:pStyle w:val="PargrafodaLista"/>
        <w:rPr>
          <w:b/>
          <w:bCs/>
        </w:rPr>
      </w:pPr>
      <w:r w:rsidRPr="00D50825">
        <w:rPr>
          <w:b/>
          <w:bCs/>
        </w:rPr>
        <w:t>Diferença Fundamental</w:t>
      </w:r>
    </w:p>
    <w:p w14:paraId="17E488FE" w14:textId="77777777" w:rsidR="00D50825" w:rsidRPr="00D50825" w:rsidRDefault="00D50825" w:rsidP="00D50825">
      <w:pPr>
        <w:pStyle w:val="PargrafodaLista"/>
      </w:pPr>
      <w:r w:rsidRPr="00D50825">
        <w:t>A principal diferença é que </w:t>
      </w:r>
      <w:r w:rsidRPr="00D50825">
        <w:rPr>
          <w:b/>
          <w:bCs/>
        </w:rPr>
        <w:t>Python é a linguagem</w:t>
      </w:r>
      <w:r w:rsidRPr="00D50825">
        <w:t>, enquanto o </w:t>
      </w:r>
      <w:r w:rsidRPr="00D50825">
        <w:rPr>
          <w:b/>
          <w:bCs/>
        </w:rPr>
        <w:t>interpretador é a ferramenta que executa o código escrito nessa linguagem</w:t>
      </w:r>
      <w:r w:rsidRPr="00D50825">
        <w:t>. Sem o interpretador, o código Python não pode ser executado, pois ele não é traduzido diretamente para linguagem de máquina como ocorre em linguagens compiladas.</w:t>
      </w:r>
    </w:p>
    <w:p w14:paraId="35683D35" w14:textId="77777777" w:rsidR="00D50825" w:rsidRPr="00D50825" w:rsidRDefault="00D50825" w:rsidP="00D50825">
      <w:pPr>
        <w:pStyle w:val="PargrafodaLista"/>
        <w:rPr>
          <w:b/>
          <w:bCs/>
        </w:rPr>
      </w:pPr>
      <w:r w:rsidRPr="00D50825">
        <w:rPr>
          <w:b/>
          <w:bCs/>
        </w:rPr>
        <w:t>Considerações</w:t>
      </w:r>
    </w:p>
    <w:p w14:paraId="7B00F849" w14:textId="77777777" w:rsidR="00D50825" w:rsidRPr="00D50825" w:rsidRDefault="00D50825" w:rsidP="00D50825">
      <w:pPr>
        <w:pStyle w:val="PargrafodaLista"/>
      </w:pPr>
      <w:r w:rsidRPr="00D50825">
        <w:t>O interpretador Python é projetado para ser portátil, permitindo que o mesmo código seja executado em diferentes sistemas operacionais sem alterações. Ele também suporta extensões e bibliotecas que ampliam suas funcionalidades, tornando-o uma escolha poderosa para desenvolvedores</w:t>
      </w:r>
    </w:p>
    <w:p w14:paraId="23B1E6E2" w14:textId="77777777" w:rsidR="00D50825" w:rsidRDefault="00D50825" w:rsidP="000872FE">
      <w:pPr>
        <w:pStyle w:val="PargrafodaLista"/>
      </w:pPr>
    </w:p>
    <w:p w14:paraId="73A72294" w14:textId="77777777" w:rsidR="00D50825" w:rsidRDefault="00D50825" w:rsidP="000872FE">
      <w:pPr>
        <w:pStyle w:val="PargrafodaLista"/>
      </w:pPr>
    </w:p>
    <w:p w14:paraId="68AFC193" w14:textId="77777777" w:rsidR="000872FE" w:rsidRDefault="00A20ECD" w:rsidP="00A20ECD">
      <w:pPr>
        <w:pStyle w:val="PargrafodaLista"/>
        <w:numPr>
          <w:ilvl w:val="0"/>
          <w:numId w:val="1"/>
        </w:numPr>
      </w:pPr>
      <w:r w:rsidRPr="00A20ECD">
        <w:t>Qual a diferença entre um código com a extensão .</w:t>
      </w:r>
      <w:proofErr w:type="spellStart"/>
      <w:r w:rsidRPr="00A20ECD">
        <w:t>py</w:t>
      </w:r>
      <w:proofErr w:type="spellEnd"/>
      <w:r w:rsidRPr="00A20ECD">
        <w:t xml:space="preserve"> e um arquivo de texto comum (.</w:t>
      </w:r>
      <w:proofErr w:type="spellStart"/>
      <w:r w:rsidRPr="00A20ECD">
        <w:t>txt</w:t>
      </w:r>
      <w:proofErr w:type="spellEnd"/>
      <w:r w:rsidRPr="00A20ECD">
        <w:t xml:space="preserve">)? </w:t>
      </w:r>
    </w:p>
    <w:p w14:paraId="77E477D8" w14:textId="4831BAC8" w:rsidR="007D783A" w:rsidRPr="007D783A" w:rsidRDefault="007D783A" w:rsidP="007D783A">
      <w:pPr>
        <w:pStyle w:val="PargrafodaLista"/>
        <w:rPr>
          <w:b/>
          <w:bCs/>
        </w:rPr>
      </w:pPr>
      <w:r w:rsidRPr="007D783A">
        <w:rPr>
          <w:b/>
          <w:bCs/>
        </w:rPr>
        <w:lastRenderedPageBreak/>
        <w:t>Arquivo .</w:t>
      </w:r>
      <w:proofErr w:type="spellStart"/>
      <w:r w:rsidRPr="007D783A">
        <w:rPr>
          <w:b/>
          <w:bCs/>
        </w:rPr>
        <w:t>py</w:t>
      </w:r>
      <w:proofErr w:type="spellEnd"/>
      <w:r w:rsidRPr="007D783A">
        <w:rPr>
          <w:b/>
          <w:bCs/>
        </w:rPr>
        <w:t> contém código-fonte Python</w:t>
      </w:r>
    </w:p>
    <w:p w14:paraId="65C6E45B" w14:textId="55D6066A" w:rsidR="007D783A" w:rsidRDefault="007D783A" w:rsidP="007D783A">
      <w:pPr>
        <w:pStyle w:val="PargrafodaLista"/>
      </w:pPr>
      <w:hyperlink r:id="rId19" w:tgtFrame="_blank" w:history="1">
        <w:r w:rsidRPr="007D783A">
          <w:rPr>
            <w:rStyle w:val="Hyperlink"/>
          </w:rPr>
          <w:t>A </w:t>
        </w:r>
        <w:r w:rsidRPr="007D783A">
          <w:rPr>
            <w:rStyle w:val="Hyperlink"/>
            <w:b/>
            <w:bCs/>
          </w:rPr>
          <w:t>diferença entre um arquivo com a extensão .py e um arquivo de texto comum (.txt)</w:t>
        </w:r>
        <w:r w:rsidRPr="007D783A">
          <w:rPr>
            <w:rStyle w:val="Hyperlink"/>
          </w:rPr>
          <w:t> é que o arquivo .py contém </w:t>
        </w:r>
        <w:r w:rsidRPr="007D783A">
          <w:rPr>
            <w:rStyle w:val="Hyperlink"/>
            <w:b/>
            <w:bCs/>
          </w:rPr>
          <w:t>código-fonte Python</w:t>
        </w:r>
        <w:r w:rsidRPr="007D783A">
          <w:rPr>
            <w:rStyle w:val="Hyperlink"/>
          </w:rPr>
          <w:t>, que é interpretado pelo Python, enquanto um arquivo .txt é apenas um arquivo de texto simples que pode conter qualquer tipo de texto. Para executar o código em um arquivo .py, é necessário ter o Python instalado e usar o comando python nome-do-arquivo.py no terminal. Portanto, a extensão .py indica que o arquivo contém código Python, enquanto .txt é um arquivo de texto que pode conter qualquer conteúdo. </w:t>
        </w:r>
      </w:hyperlink>
    </w:p>
    <w:p w14:paraId="42A70032" w14:textId="77777777" w:rsidR="007D783A" w:rsidRDefault="007D783A" w:rsidP="007D783A"/>
    <w:p w14:paraId="4DE656F8" w14:textId="77777777" w:rsidR="000872FE" w:rsidRDefault="00A20ECD" w:rsidP="00A20ECD">
      <w:pPr>
        <w:pStyle w:val="PargrafodaLista"/>
        <w:numPr>
          <w:ilvl w:val="0"/>
          <w:numId w:val="1"/>
        </w:numPr>
      </w:pPr>
      <w:r w:rsidRPr="00A20ECD">
        <w:t>O que acontece se tentarmos somar um texto com um número em Python (</w:t>
      </w:r>
      <w:proofErr w:type="spellStart"/>
      <w:r w:rsidRPr="00A20ECD">
        <w:t>ex</w:t>
      </w:r>
      <w:proofErr w:type="spellEnd"/>
      <w:r w:rsidRPr="00A20ECD">
        <w:t xml:space="preserve">: '10' + 5) sem fazer a conversão de tipo? </w:t>
      </w:r>
    </w:p>
    <w:p w14:paraId="18A33F03" w14:textId="77777777" w:rsidR="000872FE" w:rsidRDefault="000872FE" w:rsidP="000872FE">
      <w:pPr>
        <w:pStyle w:val="PargrafodaLista"/>
      </w:pPr>
    </w:p>
    <w:p w14:paraId="70D94147" w14:textId="77777777" w:rsidR="007D783A" w:rsidRDefault="007D783A" w:rsidP="000872FE">
      <w:pPr>
        <w:pStyle w:val="PargrafodaLista"/>
      </w:pPr>
    </w:p>
    <w:p w14:paraId="64E06C5E" w14:textId="77777777" w:rsidR="007D783A" w:rsidRPr="007D783A" w:rsidRDefault="007D783A" w:rsidP="007D783A">
      <w:pPr>
        <w:pStyle w:val="PargrafodaLista"/>
      </w:pPr>
      <w:r w:rsidRPr="007D783A">
        <w:t>Fiz essa pergunta </w:t>
      </w:r>
      <w:hyperlink r:id="rId20" w:history="1">
        <w:r w:rsidRPr="007D783A">
          <w:rPr>
            <w:rStyle w:val="Hyperlink"/>
          </w:rPr>
          <w:t>Por que no PHP a expressão "2 + '6 maçãs'" é igual a 8?</w:t>
        </w:r>
      </w:hyperlink>
      <w:r w:rsidRPr="007D783A">
        <w:t> aqui por achar esse comportamento estranho.</w:t>
      </w:r>
    </w:p>
    <w:p w14:paraId="10AA3821" w14:textId="77777777" w:rsidR="007D783A" w:rsidRPr="007D783A" w:rsidRDefault="007D783A" w:rsidP="007D783A">
      <w:pPr>
        <w:pStyle w:val="PargrafodaLista"/>
      </w:pPr>
      <w:r w:rsidRPr="007D783A">
        <w:t>E no caso do </w:t>
      </w:r>
      <w:proofErr w:type="spellStart"/>
      <w:r w:rsidRPr="007D783A">
        <w:t>python</w:t>
      </w:r>
      <w:proofErr w:type="spellEnd"/>
      <w:r w:rsidRPr="007D783A">
        <w:t>?</w:t>
      </w:r>
    </w:p>
    <w:p w14:paraId="6D3805A1" w14:textId="77777777" w:rsidR="007D783A" w:rsidRPr="007D783A" w:rsidRDefault="007D783A" w:rsidP="007D783A">
      <w:pPr>
        <w:pStyle w:val="PargrafodaLista"/>
      </w:pPr>
      <w:r w:rsidRPr="007D783A">
        <w:t xml:space="preserve">Eu consigo converter a </w:t>
      </w:r>
      <w:proofErr w:type="spellStart"/>
      <w:r w:rsidRPr="007D783A">
        <w:t>string</w:t>
      </w:r>
      <w:proofErr w:type="spellEnd"/>
      <w:r w:rsidRPr="007D783A">
        <w:t> '1' </w:t>
      </w:r>
      <w:proofErr w:type="spellStart"/>
      <w:r w:rsidRPr="007D783A">
        <w:rPr>
          <w:i/>
          <w:iCs/>
        </w:rPr>
        <w:t>str</w:t>
      </w:r>
      <w:proofErr w:type="spellEnd"/>
      <w:r w:rsidRPr="007D783A">
        <w:t> para 1 </w:t>
      </w:r>
      <w:r w:rsidRPr="007D783A">
        <w:rPr>
          <w:i/>
          <w:iCs/>
        </w:rPr>
        <w:t>int</w:t>
      </w:r>
      <w:r w:rsidRPr="007D783A">
        <w:t>.</w:t>
      </w:r>
    </w:p>
    <w:p w14:paraId="193CE1CF" w14:textId="77777777" w:rsidR="007D783A" w:rsidRPr="007D783A" w:rsidRDefault="007D783A" w:rsidP="007D783A">
      <w:pPr>
        <w:pStyle w:val="PargrafodaLista"/>
      </w:pPr>
      <w:r w:rsidRPr="007D783A">
        <w:t>Exemplo:</w:t>
      </w:r>
    </w:p>
    <w:p w14:paraId="4FAF8077" w14:textId="77777777" w:rsidR="007D783A" w:rsidRPr="007D783A" w:rsidRDefault="007D783A" w:rsidP="007D783A">
      <w:pPr>
        <w:pStyle w:val="PargrafodaLista"/>
      </w:pPr>
      <w:r w:rsidRPr="007D783A">
        <w:t xml:space="preserve">1 + </w:t>
      </w:r>
      <w:proofErr w:type="spellStart"/>
      <w:proofErr w:type="gramStart"/>
      <w:r w:rsidRPr="007D783A">
        <w:t>int</w:t>
      </w:r>
      <w:proofErr w:type="spellEnd"/>
      <w:r w:rsidRPr="007D783A">
        <w:t>(</w:t>
      </w:r>
      <w:proofErr w:type="gramEnd"/>
      <w:r w:rsidRPr="007D783A">
        <w:t>'1') # Imprime: 2</w:t>
      </w:r>
    </w:p>
    <w:p w14:paraId="1AE02CE6" w14:textId="77777777" w:rsidR="007D783A" w:rsidRPr="007D783A" w:rsidRDefault="007D783A" w:rsidP="007D783A">
      <w:pPr>
        <w:pStyle w:val="PargrafodaLista"/>
      </w:pPr>
      <w:r w:rsidRPr="007D783A">
        <w:t>Porém, se eu tentar converter '1 cachorro' </w:t>
      </w:r>
      <w:proofErr w:type="spellStart"/>
      <w:r w:rsidRPr="007D783A">
        <w:rPr>
          <w:i/>
          <w:iCs/>
        </w:rPr>
        <w:t>str</w:t>
      </w:r>
      <w:proofErr w:type="spellEnd"/>
      <w:r w:rsidRPr="007D783A">
        <w:t> para </w:t>
      </w:r>
      <w:proofErr w:type="spellStart"/>
      <w:r w:rsidRPr="007D783A">
        <w:rPr>
          <w:i/>
          <w:iCs/>
        </w:rPr>
        <w:t>int</w:t>
      </w:r>
      <w:proofErr w:type="spellEnd"/>
      <w:r w:rsidRPr="007D783A">
        <w:t> ...</w:t>
      </w:r>
    </w:p>
    <w:p w14:paraId="25273AF7" w14:textId="77777777" w:rsidR="007D783A" w:rsidRPr="007D783A" w:rsidRDefault="007D783A" w:rsidP="007D783A">
      <w:pPr>
        <w:pStyle w:val="PargrafodaLista"/>
      </w:pPr>
      <w:proofErr w:type="spellStart"/>
      <w:proofErr w:type="gramStart"/>
      <w:r w:rsidRPr="007D783A">
        <w:t>int</w:t>
      </w:r>
      <w:proofErr w:type="spellEnd"/>
      <w:r w:rsidRPr="007D783A">
        <w:t>(</w:t>
      </w:r>
      <w:proofErr w:type="gramEnd"/>
      <w:r w:rsidRPr="007D783A">
        <w:t>'1 cachorro');</w:t>
      </w:r>
    </w:p>
    <w:p w14:paraId="6D0DCD2D" w14:textId="77777777" w:rsidR="007D783A" w:rsidRPr="007D783A" w:rsidRDefault="007D783A" w:rsidP="007D783A">
      <w:pPr>
        <w:pStyle w:val="PargrafodaLista"/>
      </w:pPr>
      <w:r w:rsidRPr="007D783A">
        <w:t>... é gerado um erro:</w:t>
      </w:r>
    </w:p>
    <w:p w14:paraId="45852112" w14:textId="77777777" w:rsidR="007D783A" w:rsidRPr="007D783A" w:rsidRDefault="007D783A" w:rsidP="007D783A">
      <w:pPr>
        <w:pStyle w:val="PargrafodaLista"/>
      </w:pPr>
      <w:proofErr w:type="spellStart"/>
      <w:r w:rsidRPr="007D783A">
        <w:t>Traceback</w:t>
      </w:r>
      <w:proofErr w:type="spellEnd"/>
      <w:r w:rsidRPr="007D783A">
        <w:t xml:space="preserve"> (</w:t>
      </w:r>
      <w:proofErr w:type="spellStart"/>
      <w:r w:rsidRPr="007D783A">
        <w:t>most</w:t>
      </w:r>
      <w:proofErr w:type="spellEnd"/>
      <w:r w:rsidRPr="007D783A">
        <w:t xml:space="preserve"> </w:t>
      </w:r>
      <w:proofErr w:type="spellStart"/>
      <w:r w:rsidRPr="007D783A">
        <w:t>recent</w:t>
      </w:r>
      <w:proofErr w:type="spellEnd"/>
      <w:r w:rsidRPr="007D783A">
        <w:t xml:space="preserve"> </w:t>
      </w:r>
      <w:proofErr w:type="spellStart"/>
      <w:r w:rsidRPr="007D783A">
        <w:t>call</w:t>
      </w:r>
      <w:proofErr w:type="spellEnd"/>
      <w:r w:rsidRPr="007D783A">
        <w:t xml:space="preserve"> </w:t>
      </w:r>
      <w:proofErr w:type="spellStart"/>
      <w:r w:rsidRPr="007D783A">
        <w:t>last</w:t>
      </w:r>
      <w:proofErr w:type="spellEnd"/>
      <w:r w:rsidRPr="007D783A">
        <w:t>):</w:t>
      </w:r>
    </w:p>
    <w:p w14:paraId="1F5294C5" w14:textId="77777777" w:rsidR="007D783A" w:rsidRPr="007D783A" w:rsidRDefault="007D783A" w:rsidP="007D783A">
      <w:pPr>
        <w:pStyle w:val="PargrafodaLista"/>
      </w:pPr>
      <w:r w:rsidRPr="007D783A">
        <w:t xml:space="preserve">  File "&lt;</w:t>
      </w:r>
      <w:proofErr w:type="spellStart"/>
      <w:r w:rsidRPr="007D783A">
        <w:t>stdin</w:t>
      </w:r>
      <w:proofErr w:type="spellEnd"/>
      <w:r w:rsidRPr="007D783A">
        <w:t xml:space="preserve">&gt;", </w:t>
      </w:r>
      <w:proofErr w:type="spellStart"/>
      <w:r w:rsidRPr="007D783A">
        <w:t>line</w:t>
      </w:r>
      <w:proofErr w:type="spellEnd"/>
      <w:r w:rsidRPr="007D783A">
        <w:t xml:space="preserve"> 1, in &lt;module&gt;</w:t>
      </w:r>
    </w:p>
    <w:p w14:paraId="3E220C41" w14:textId="77777777" w:rsidR="007D783A" w:rsidRPr="007D783A" w:rsidRDefault="007D783A" w:rsidP="007D783A">
      <w:pPr>
        <w:pStyle w:val="PargrafodaLista"/>
      </w:pPr>
      <w:proofErr w:type="spellStart"/>
      <w:r w:rsidRPr="007D783A">
        <w:t>ValueError</w:t>
      </w:r>
      <w:proofErr w:type="spellEnd"/>
      <w:r w:rsidRPr="007D783A">
        <w:t xml:space="preserve">: </w:t>
      </w:r>
      <w:proofErr w:type="spellStart"/>
      <w:r w:rsidRPr="007D783A">
        <w:t>invalid</w:t>
      </w:r>
      <w:proofErr w:type="spellEnd"/>
      <w:r w:rsidRPr="007D783A">
        <w:t xml:space="preserve"> literal for </w:t>
      </w:r>
      <w:proofErr w:type="spellStart"/>
      <w:proofErr w:type="gramStart"/>
      <w:r w:rsidRPr="007D783A">
        <w:t>int</w:t>
      </w:r>
      <w:proofErr w:type="spellEnd"/>
      <w:r w:rsidRPr="007D783A">
        <w:t>(</w:t>
      </w:r>
      <w:proofErr w:type="gramEnd"/>
      <w:r w:rsidRPr="007D783A">
        <w:t xml:space="preserve">) </w:t>
      </w:r>
      <w:proofErr w:type="spellStart"/>
      <w:r w:rsidRPr="007D783A">
        <w:t>with</w:t>
      </w:r>
      <w:proofErr w:type="spellEnd"/>
      <w:r w:rsidRPr="007D783A">
        <w:t xml:space="preserve"> base 10: '1 cachorro'</w:t>
      </w:r>
    </w:p>
    <w:p w14:paraId="3B3CE66A" w14:textId="77777777" w:rsidR="007D783A" w:rsidRPr="007D783A" w:rsidRDefault="007D783A" w:rsidP="007D783A">
      <w:pPr>
        <w:pStyle w:val="PargrafodaLista"/>
      </w:pPr>
      <w:r w:rsidRPr="007D783A">
        <w:t xml:space="preserve">Seria possível fazer com que expressões do tipo 1 + </w:t>
      </w:r>
      <w:proofErr w:type="spellStart"/>
      <w:proofErr w:type="gramStart"/>
      <w:r w:rsidRPr="007D783A">
        <w:t>int</w:t>
      </w:r>
      <w:proofErr w:type="spellEnd"/>
      <w:r w:rsidRPr="007D783A">
        <w:t>(</w:t>
      </w:r>
      <w:proofErr w:type="gramEnd"/>
      <w:r w:rsidRPr="007D783A">
        <w:t>'1 cachorro') funcione em </w:t>
      </w:r>
      <w:proofErr w:type="spellStart"/>
      <w:r w:rsidRPr="007D783A">
        <w:t>python</w:t>
      </w:r>
      <w:proofErr w:type="spellEnd"/>
      <w:r w:rsidRPr="007D783A">
        <w:t>?</w:t>
      </w:r>
    </w:p>
    <w:p w14:paraId="2A605151" w14:textId="77777777" w:rsidR="007D783A" w:rsidRPr="007D783A" w:rsidRDefault="007D783A" w:rsidP="007D783A">
      <w:pPr>
        <w:pStyle w:val="PargrafodaLista"/>
      </w:pPr>
      <w:r w:rsidRPr="007D783A">
        <w:t>Se eu precisasse fazer isso (creio que nunca vou precisar), como poderia tratar esse caso?</w:t>
      </w:r>
    </w:p>
    <w:p w14:paraId="4C1C5DFA" w14:textId="77777777" w:rsidR="007D783A" w:rsidRPr="007D783A" w:rsidRDefault="007D783A" w:rsidP="007D783A">
      <w:pPr>
        <w:pStyle w:val="PargrafodaLista"/>
        <w:numPr>
          <w:ilvl w:val="0"/>
          <w:numId w:val="5"/>
        </w:numPr>
      </w:pPr>
      <w:hyperlink r:id="rId21" w:tooltip="mostrar perguntas com a tag 'python'" w:history="1">
        <w:proofErr w:type="spellStart"/>
        <w:r w:rsidRPr="007D783A">
          <w:rPr>
            <w:rStyle w:val="Hyperlink"/>
            <w:b/>
            <w:bCs/>
          </w:rPr>
          <w:t>python</w:t>
        </w:r>
        <w:proofErr w:type="spellEnd"/>
      </w:hyperlink>
    </w:p>
    <w:p w14:paraId="774E1995" w14:textId="77777777" w:rsidR="007D783A" w:rsidRPr="007D783A" w:rsidRDefault="007D783A" w:rsidP="007D783A">
      <w:pPr>
        <w:pStyle w:val="PargrafodaLista"/>
        <w:numPr>
          <w:ilvl w:val="0"/>
          <w:numId w:val="5"/>
        </w:numPr>
      </w:pPr>
      <w:hyperlink r:id="rId22" w:tooltip="mostrar perguntas com a tag 'string'" w:history="1">
        <w:proofErr w:type="spellStart"/>
        <w:r w:rsidRPr="007D783A">
          <w:rPr>
            <w:rStyle w:val="Hyperlink"/>
            <w:b/>
            <w:bCs/>
          </w:rPr>
          <w:t>string</w:t>
        </w:r>
        <w:proofErr w:type="spellEnd"/>
      </w:hyperlink>
    </w:p>
    <w:p w14:paraId="0A385A33" w14:textId="77777777" w:rsidR="007D783A" w:rsidRPr="007D783A" w:rsidRDefault="007D783A" w:rsidP="007D783A">
      <w:pPr>
        <w:pStyle w:val="PargrafodaLista"/>
        <w:numPr>
          <w:ilvl w:val="0"/>
          <w:numId w:val="5"/>
        </w:numPr>
      </w:pPr>
      <w:hyperlink r:id="rId23" w:tooltip="mostrar perguntas com a tag 'int'" w:history="1">
        <w:proofErr w:type="spellStart"/>
        <w:r w:rsidRPr="007D783A">
          <w:rPr>
            <w:rStyle w:val="Hyperlink"/>
            <w:b/>
            <w:bCs/>
          </w:rPr>
          <w:t>int</w:t>
        </w:r>
        <w:proofErr w:type="spellEnd"/>
      </w:hyperlink>
    </w:p>
    <w:p w14:paraId="2EE90DC0" w14:textId="77777777" w:rsidR="007D783A" w:rsidRPr="007D783A" w:rsidRDefault="007D783A" w:rsidP="007D783A">
      <w:pPr>
        <w:pStyle w:val="PargrafodaLista"/>
      </w:pPr>
      <w:hyperlink r:id="rId24" w:history="1">
        <w:r w:rsidRPr="007D783A">
          <w:rPr>
            <w:rStyle w:val="Hyperlink"/>
          </w:rPr>
          <w:t>Compartilhar</w:t>
        </w:r>
      </w:hyperlink>
    </w:p>
    <w:p w14:paraId="3DC15392" w14:textId="77777777" w:rsidR="007D783A" w:rsidRPr="007D783A" w:rsidRDefault="007D783A" w:rsidP="007D783A">
      <w:pPr>
        <w:pStyle w:val="PargrafodaLista"/>
      </w:pPr>
      <w:hyperlink r:id="rId25" w:history="1">
        <w:r w:rsidRPr="007D783A">
          <w:rPr>
            <w:rStyle w:val="Hyperlink"/>
          </w:rPr>
          <w:t>Melhore esta pergunta</w:t>
        </w:r>
      </w:hyperlink>
    </w:p>
    <w:p w14:paraId="3CAFD331" w14:textId="77777777" w:rsidR="007D783A" w:rsidRPr="007D783A" w:rsidRDefault="007D783A" w:rsidP="007D783A">
      <w:pPr>
        <w:pStyle w:val="PargrafodaLista"/>
      </w:pPr>
      <w:r w:rsidRPr="007D783A">
        <w:t>Seguir</w:t>
      </w:r>
    </w:p>
    <w:p w14:paraId="4045DFC2" w14:textId="77777777" w:rsidR="007D783A" w:rsidRPr="007D783A" w:rsidRDefault="007D783A" w:rsidP="007D783A">
      <w:pPr>
        <w:pStyle w:val="PargrafodaLista"/>
      </w:pPr>
      <w:hyperlink r:id="rId26" w:tooltip="mostrar todas as edições desta publicação" w:history="1">
        <w:r w:rsidRPr="007D783A">
          <w:rPr>
            <w:rStyle w:val="Hyperlink"/>
          </w:rPr>
          <w:t>editada 13/04/2017 às 12:59</w:t>
        </w:r>
      </w:hyperlink>
    </w:p>
    <w:p w14:paraId="53A5F0F7" w14:textId="77777777" w:rsidR="007D783A" w:rsidRPr="007D783A" w:rsidRDefault="007D783A" w:rsidP="007D783A">
      <w:pPr>
        <w:pStyle w:val="PargrafodaLista"/>
        <w:rPr>
          <w:rStyle w:val="Hyperlink"/>
        </w:rPr>
      </w:pPr>
      <w:r w:rsidRPr="007D783A">
        <w:fldChar w:fldCharType="begin"/>
      </w:r>
      <w:r w:rsidRPr="007D783A">
        <w:instrText>HYPERLINK "https://pt.stackoverflow.com/users/-1/comunidade"</w:instrText>
      </w:r>
      <w:r w:rsidRPr="007D783A">
        <w:fldChar w:fldCharType="separate"/>
      </w:r>
    </w:p>
    <w:p w14:paraId="201A0541" w14:textId="4441B099" w:rsidR="007D783A" w:rsidRPr="007D783A" w:rsidRDefault="007D783A" w:rsidP="007D783A">
      <w:pPr>
        <w:pStyle w:val="PargrafodaLista"/>
        <w:rPr>
          <w:rStyle w:val="Hyperlink"/>
        </w:rPr>
      </w:pPr>
      <w:r w:rsidRPr="007D783A">
        <w:rPr>
          <w:rStyle w:val="Hyperlink"/>
        </w:rPr>
        <w:lastRenderedPageBreak/>
        <w:drawing>
          <wp:inline distT="0" distB="0" distL="0" distR="0" wp14:anchorId="0A658842" wp14:editId="5ACB4C79">
            <wp:extent cx="304800" cy="304800"/>
            <wp:effectExtent l="0" t="0" r="0" b="0"/>
            <wp:docPr id="956635988" name="Imagem 16" descr="Comunidade's user avatar">
              <a:hlinkClick xmlns:a="http://schemas.openxmlformats.org/drawingml/2006/main" r:id="rId2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 descr="Comunidade's user avatar">
                      <a:hlinkClick r:id="rId2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485A11" w14:textId="77777777" w:rsidR="007D783A" w:rsidRPr="007D783A" w:rsidRDefault="007D783A" w:rsidP="007D783A">
      <w:pPr>
        <w:pStyle w:val="PargrafodaLista"/>
      </w:pPr>
      <w:r w:rsidRPr="007D783A">
        <w:fldChar w:fldCharType="end"/>
      </w:r>
    </w:p>
    <w:p w14:paraId="6FB414A4" w14:textId="77777777" w:rsidR="007D783A" w:rsidRPr="007D783A" w:rsidRDefault="007D783A" w:rsidP="007D783A">
      <w:pPr>
        <w:pStyle w:val="PargrafodaLista"/>
      </w:pPr>
      <w:hyperlink r:id="rId29" w:history="1">
        <w:proofErr w:type="spellStart"/>
        <w:r w:rsidRPr="007D783A">
          <w:rPr>
            <w:rStyle w:val="Hyperlink"/>
          </w:rPr>
          <w:t>Comunidade</w:t>
        </w:r>
      </w:hyperlink>
      <w:r w:rsidRPr="007D783A">
        <w:t>Bot</w:t>
      </w:r>
      <w:proofErr w:type="spellEnd"/>
    </w:p>
    <w:p w14:paraId="6A88C8F1" w14:textId="77777777" w:rsidR="007D783A" w:rsidRPr="007D783A" w:rsidRDefault="007D783A" w:rsidP="007D783A">
      <w:pPr>
        <w:pStyle w:val="PargrafodaLista"/>
      </w:pPr>
      <w:r w:rsidRPr="007D783A">
        <w:rPr>
          <w:b/>
          <w:bCs/>
        </w:rPr>
        <w:t>1</w:t>
      </w:r>
    </w:p>
    <w:p w14:paraId="1C91BF03" w14:textId="77777777" w:rsidR="007D783A" w:rsidRPr="007D783A" w:rsidRDefault="007D783A" w:rsidP="007D783A">
      <w:pPr>
        <w:pStyle w:val="PargrafodaLista"/>
      </w:pPr>
      <w:r w:rsidRPr="007D783A">
        <w:t>perguntada 21/08/2015 às 16:46</w:t>
      </w:r>
    </w:p>
    <w:p w14:paraId="1E599A6D" w14:textId="77777777" w:rsidR="007D783A" w:rsidRPr="007D783A" w:rsidRDefault="007D783A" w:rsidP="007D783A">
      <w:pPr>
        <w:pStyle w:val="PargrafodaLista"/>
        <w:rPr>
          <w:rStyle w:val="Hyperlink"/>
        </w:rPr>
      </w:pPr>
      <w:r w:rsidRPr="007D783A">
        <w:fldChar w:fldCharType="begin"/>
      </w:r>
      <w:r w:rsidRPr="007D783A">
        <w:instrText>HYPERLINK "https://pt.stackoverflow.com/users/4995/wallace-vizerra"</w:instrText>
      </w:r>
      <w:r w:rsidRPr="007D783A">
        <w:fldChar w:fldCharType="separate"/>
      </w:r>
    </w:p>
    <w:p w14:paraId="6E86143F" w14:textId="34CC88FD" w:rsidR="007D783A" w:rsidRPr="007D783A" w:rsidRDefault="007D783A" w:rsidP="007D783A">
      <w:pPr>
        <w:pStyle w:val="PargrafodaLista"/>
        <w:rPr>
          <w:rStyle w:val="Hyperlink"/>
        </w:rPr>
      </w:pPr>
      <w:r w:rsidRPr="007D783A">
        <w:rPr>
          <w:rStyle w:val="Hyperlink"/>
        </w:rPr>
        <w:drawing>
          <wp:inline distT="0" distB="0" distL="0" distR="0" wp14:anchorId="7429127B" wp14:editId="01690409">
            <wp:extent cx="304800" cy="304800"/>
            <wp:effectExtent l="0" t="0" r="0" b="0"/>
            <wp:docPr id="1902720803" name="Imagem 15" descr="Wallace Vizerra's user avatar">
              <a:hlinkClick xmlns:a="http://schemas.openxmlformats.org/drawingml/2006/main" r:id="rId3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 descr="Wallace Vizerra's user avatar">
                      <a:hlinkClick r:id="rId30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C3AE1F" w14:textId="77777777" w:rsidR="007D783A" w:rsidRPr="007D783A" w:rsidRDefault="007D783A" w:rsidP="007D783A">
      <w:pPr>
        <w:pStyle w:val="PargrafodaLista"/>
      </w:pPr>
      <w:r w:rsidRPr="007D783A">
        <w:fldChar w:fldCharType="end"/>
      </w:r>
    </w:p>
    <w:p w14:paraId="75FBB134" w14:textId="77777777" w:rsidR="007D783A" w:rsidRPr="007D783A" w:rsidRDefault="007D783A" w:rsidP="007D783A">
      <w:pPr>
        <w:pStyle w:val="PargrafodaLista"/>
      </w:pPr>
      <w:hyperlink r:id="rId32" w:history="1">
        <w:r w:rsidRPr="007D783A">
          <w:rPr>
            <w:rStyle w:val="Hyperlink"/>
          </w:rPr>
          <w:t xml:space="preserve">Wallace </w:t>
        </w:r>
        <w:proofErr w:type="spellStart"/>
        <w:r w:rsidRPr="007D783A">
          <w:rPr>
            <w:rStyle w:val="Hyperlink"/>
          </w:rPr>
          <w:t>Vizerra</w:t>
        </w:r>
        <w:proofErr w:type="spellEnd"/>
      </w:hyperlink>
    </w:p>
    <w:p w14:paraId="53C9FED7" w14:textId="77777777" w:rsidR="007D783A" w:rsidRPr="007D783A" w:rsidRDefault="007D783A" w:rsidP="007D783A">
      <w:pPr>
        <w:pStyle w:val="PargrafodaLista"/>
      </w:pPr>
      <w:r w:rsidRPr="007D783A">
        <w:rPr>
          <w:b/>
          <w:bCs/>
        </w:rPr>
        <w:t>107mil</w:t>
      </w:r>
      <w:r w:rsidRPr="007D783A">
        <w:t>107107 medalhas de ouro461461 medalhas de prata942942 medalhas de bronze</w:t>
      </w:r>
    </w:p>
    <w:p w14:paraId="07426E21" w14:textId="77777777" w:rsidR="007D783A" w:rsidRPr="007D783A" w:rsidRDefault="007D783A" w:rsidP="007D783A">
      <w:pPr>
        <w:pStyle w:val="PargrafodaLista"/>
        <w:numPr>
          <w:ilvl w:val="0"/>
          <w:numId w:val="6"/>
        </w:numPr>
      </w:pPr>
      <w:r w:rsidRPr="007D783A">
        <w:t xml:space="preserve">A dúvida do Wallace </w:t>
      </w:r>
      <w:proofErr w:type="spellStart"/>
      <w:r w:rsidRPr="007D783A">
        <w:t>Maxter</w:t>
      </w:r>
      <w:proofErr w:type="spellEnd"/>
      <w:r w:rsidRPr="007D783A">
        <w:t xml:space="preserve"> acabou sendo </w:t>
      </w:r>
      <w:proofErr w:type="gramStart"/>
      <w:r w:rsidRPr="007D783A">
        <w:t>pra</w:t>
      </w:r>
      <w:proofErr w:type="gramEnd"/>
      <w:r w:rsidRPr="007D783A">
        <w:t xml:space="preserve"> mim também, mas achei a solução aqui: </w:t>
      </w:r>
      <w:hyperlink r:id="rId33" w:tooltip="como extrair d%25C3%25ADgitos de uma string em python e som%25C3%25A1 los entre si" w:history="1">
        <w:r w:rsidRPr="007D783A">
          <w:rPr>
            <w:rStyle w:val="Hyperlink"/>
          </w:rPr>
          <w:t>pt.stackoverflow.com/</w:t>
        </w:r>
        <w:proofErr w:type="spellStart"/>
        <w:r w:rsidRPr="007D783A">
          <w:rPr>
            <w:rStyle w:val="Hyperlink"/>
          </w:rPr>
          <w:t>questions</w:t>
        </w:r>
        <w:proofErr w:type="spellEnd"/>
        <w:r w:rsidRPr="007D783A">
          <w:rPr>
            <w:rStyle w:val="Hyperlink"/>
          </w:rPr>
          <w:t>/42280/…</w:t>
        </w:r>
      </w:hyperlink>
      <w:r w:rsidRPr="007D783A">
        <w:t> </w:t>
      </w:r>
    </w:p>
    <w:p w14:paraId="1A878A4F" w14:textId="77777777" w:rsidR="007D783A" w:rsidRPr="007D783A" w:rsidRDefault="007D783A" w:rsidP="007D783A">
      <w:pPr>
        <w:pStyle w:val="PargrafodaLista"/>
      </w:pPr>
      <w:r w:rsidRPr="007D783A">
        <w:t>– </w:t>
      </w:r>
      <w:proofErr w:type="spellStart"/>
      <w:r w:rsidRPr="007D783A">
        <w:fldChar w:fldCharType="begin"/>
      </w:r>
      <w:r w:rsidRPr="007D783A">
        <w:instrText>HYPERLINK "https://pt.stackoverflow.com/users/23444/glauciofonseca" \o "347 reputação"</w:instrText>
      </w:r>
      <w:r w:rsidRPr="007D783A">
        <w:fldChar w:fldCharType="separate"/>
      </w:r>
      <w:r w:rsidRPr="007D783A">
        <w:rPr>
          <w:rStyle w:val="Hyperlink"/>
        </w:rPr>
        <w:t>GlaucioFonseca</w:t>
      </w:r>
      <w:proofErr w:type="spellEnd"/>
      <w:r w:rsidRPr="007D783A">
        <w:fldChar w:fldCharType="end"/>
      </w:r>
    </w:p>
    <w:p w14:paraId="5CD1B384" w14:textId="77777777" w:rsidR="007D783A" w:rsidRPr="007D783A" w:rsidRDefault="007D783A" w:rsidP="007D783A">
      <w:pPr>
        <w:pStyle w:val="PargrafodaLista"/>
      </w:pPr>
      <w:r w:rsidRPr="007D783A">
        <w:t> </w:t>
      </w:r>
      <w:hyperlink r:id="rId34" w:anchor="comment166981_81883" w:history="1">
        <w:r w:rsidRPr="007D783A">
          <w:rPr>
            <w:rStyle w:val="Hyperlink"/>
          </w:rPr>
          <w:t>Commented21/08/2015 às 21:08 </w:t>
        </w:r>
      </w:hyperlink>
    </w:p>
    <w:p w14:paraId="73E0BF58" w14:textId="77777777" w:rsidR="007D783A" w:rsidRPr="007D783A" w:rsidRDefault="007D783A" w:rsidP="007D783A">
      <w:pPr>
        <w:pStyle w:val="PargrafodaLista"/>
      </w:pPr>
      <w:hyperlink r:id="rId35" w:tooltip="Use comentários para pedir mais informações ou sugerir melhorias. Evite responder perguntas em comentários." w:history="1">
        <w:r w:rsidRPr="007D783A">
          <w:rPr>
            <w:rStyle w:val="Hyperlink"/>
          </w:rPr>
          <w:t>Adicione um comentário</w:t>
        </w:r>
      </w:hyperlink>
    </w:p>
    <w:p w14:paraId="10197E7E" w14:textId="77777777" w:rsidR="007D783A" w:rsidRPr="007D783A" w:rsidRDefault="007D783A" w:rsidP="007D783A">
      <w:pPr>
        <w:pStyle w:val="PargrafodaLista"/>
      </w:pPr>
      <w:bookmarkStart w:id="34" w:name="tab-top"/>
      <w:bookmarkEnd w:id="34"/>
      <w:r w:rsidRPr="007D783A">
        <w:t>3 Respostas</w:t>
      </w:r>
    </w:p>
    <w:p w14:paraId="3D16746D" w14:textId="77777777" w:rsidR="007D783A" w:rsidRPr="007D783A" w:rsidRDefault="007D783A" w:rsidP="007D783A">
      <w:pPr>
        <w:pStyle w:val="PargrafodaLista"/>
      </w:pPr>
      <w:r w:rsidRPr="007D783A">
        <w:t>Ordenado por:</w:t>
      </w:r>
    </w:p>
    <w:p w14:paraId="217D4C78" w14:textId="77777777" w:rsidR="007D783A" w:rsidRPr="007D783A" w:rsidRDefault="007D783A" w:rsidP="007D783A">
      <w:pPr>
        <w:pStyle w:val="PargrafodaLista"/>
      </w:pPr>
      <w:r w:rsidRPr="007D783A">
        <w:t>                                              Maior pontuação (</w:t>
      </w:r>
      <w:proofErr w:type="gramStart"/>
      <w:r w:rsidRPr="007D783A">
        <w:t>predefinição)   </w:t>
      </w:r>
      <w:proofErr w:type="gramEnd"/>
      <w:r w:rsidRPr="007D783A">
        <w:t xml:space="preserve">                                                                Data de modificação (mais recente </w:t>
      </w:r>
      <w:proofErr w:type="gramStart"/>
      <w:r w:rsidRPr="007D783A">
        <w:t>primeiro)   </w:t>
      </w:r>
      <w:proofErr w:type="gramEnd"/>
      <w:r w:rsidRPr="007D783A">
        <w:t>                                                                Data de criação (mais antiga primeiro)                              </w:t>
      </w:r>
    </w:p>
    <w:p w14:paraId="5EEB6D63" w14:textId="77777777" w:rsidR="007D783A" w:rsidRPr="007D783A" w:rsidRDefault="007D783A" w:rsidP="007D783A">
      <w:pPr>
        <w:pStyle w:val="PargrafodaLista"/>
        <w:rPr>
          <w:b/>
          <w:bCs/>
        </w:rPr>
      </w:pPr>
      <w:bookmarkStart w:id="35" w:name="81887"/>
      <w:bookmarkEnd w:id="35"/>
      <w:r w:rsidRPr="007D783A">
        <w:rPr>
          <w:b/>
          <w:bCs/>
        </w:rPr>
        <w:t>4</w:t>
      </w:r>
    </w:p>
    <w:p w14:paraId="08D047FC" w14:textId="77777777" w:rsidR="007D783A" w:rsidRPr="007D783A" w:rsidRDefault="007D783A" w:rsidP="007D783A">
      <w:pPr>
        <w:pStyle w:val="PargrafodaLista"/>
      </w:pPr>
      <w:r w:rsidRPr="007D783A">
        <w:t xml:space="preserve">Seria possível fazer com que expressões do tipo 1 + </w:t>
      </w:r>
      <w:proofErr w:type="spellStart"/>
      <w:proofErr w:type="gramStart"/>
      <w:r w:rsidRPr="007D783A">
        <w:t>int</w:t>
      </w:r>
      <w:proofErr w:type="spellEnd"/>
      <w:r w:rsidRPr="007D783A">
        <w:t>(</w:t>
      </w:r>
      <w:proofErr w:type="gramEnd"/>
      <w:r w:rsidRPr="007D783A">
        <w:t xml:space="preserve">'1 cachorro') funcione em </w:t>
      </w:r>
      <w:proofErr w:type="spellStart"/>
      <w:r w:rsidRPr="007D783A">
        <w:t>python</w:t>
      </w:r>
      <w:proofErr w:type="spellEnd"/>
      <w:r w:rsidRPr="007D783A">
        <w:t>?</w:t>
      </w:r>
    </w:p>
    <w:p w14:paraId="396639EE" w14:textId="77777777" w:rsidR="007D783A" w:rsidRPr="007D783A" w:rsidRDefault="007D783A" w:rsidP="007D783A">
      <w:pPr>
        <w:pStyle w:val="PargrafodaLista"/>
      </w:pPr>
      <w:r w:rsidRPr="007D783A">
        <w:t>Não. </w:t>
      </w:r>
      <w:hyperlink r:id="rId36" w:anchor="unary-arithmetic-and-bitwise-operations" w:history="1">
        <w:r w:rsidRPr="007D783A">
          <w:rPr>
            <w:rStyle w:val="Hyperlink"/>
          </w:rPr>
          <w:t>Ou você soma inteiros</w:t>
        </w:r>
      </w:hyperlink>
      <w:r w:rsidRPr="007D783A">
        <w:t> </w:t>
      </w:r>
      <w:hyperlink r:id="rId37" w:history="1">
        <w:r w:rsidRPr="007D783A">
          <w:rPr>
            <w:rStyle w:val="Hyperlink"/>
          </w:rPr>
          <w:t>ou concatena </w:t>
        </w:r>
        <w:proofErr w:type="spellStart"/>
        <w:r w:rsidRPr="007D783A">
          <w:rPr>
            <w:rStyle w:val="Hyperlink"/>
            <w:i/>
            <w:iCs/>
          </w:rPr>
          <w:t>strings</w:t>
        </w:r>
        <w:proofErr w:type="spellEnd"/>
      </w:hyperlink>
      <w:r w:rsidRPr="007D783A">
        <w:t>. Isso faz parte da segurança de tipos do Python.</w:t>
      </w:r>
    </w:p>
    <w:p w14:paraId="21C93FD2" w14:textId="77777777" w:rsidR="007D783A" w:rsidRPr="007D783A" w:rsidRDefault="007D783A" w:rsidP="007D783A">
      <w:pPr>
        <w:pStyle w:val="PargrafodaLista"/>
      </w:pPr>
      <w:r w:rsidRPr="007D783A">
        <w:t>Se eu precisasse fazer isso (creio que nunca vou precisar), como poderia tratar esse caso?</w:t>
      </w:r>
    </w:p>
    <w:p w14:paraId="40A22565" w14:textId="77777777" w:rsidR="007D783A" w:rsidRPr="007D783A" w:rsidRDefault="007D783A" w:rsidP="007D783A">
      <w:pPr>
        <w:pStyle w:val="PargrafodaLista"/>
      </w:pPr>
      <w:r w:rsidRPr="007D783A">
        <w:t>A única operação razoável seria a concatenação de </w:t>
      </w:r>
      <w:proofErr w:type="spellStart"/>
      <w:r w:rsidRPr="007D783A">
        <w:rPr>
          <w:i/>
          <w:iCs/>
        </w:rPr>
        <w:t>strings</w:t>
      </w:r>
      <w:proofErr w:type="spellEnd"/>
      <w:r w:rsidRPr="007D783A">
        <w:t>. Se você quiser somar um inteiro numa </w:t>
      </w:r>
      <w:proofErr w:type="spellStart"/>
      <w:r w:rsidRPr="007D783A">
        <w:rPr>
          <w:i/>
          <w:iCs/>
        </w:rPr>
        <w:t>string</w:t>
      </w:r>
      <w:proofErr w:type="spellEnd"/>
      <w:r w:rsidRPr="007D783A">
        <w:t> em lugares em que o Python tenha localizado números - que seria essa a interpretação mais exótica da sua pergunta -, você teria que escrever sua própria função para realizar isso, e não seria usando o operador de soma.</w:t>
      </w:r>
    </w:p>
    <w:p w14:paraId="27815FD2" w14:textId="77777777" w:rsidR="007D783A" w:rsidRPr="007D783A" w:rsidRDefault="007D783A" w:rsidP="007D783A">
      <w:pPr>
        <w:pStyle w:val="PargrafodaLista"/>
      </w:pPr>
      <w:hyperlink r:id="rId38" w:history="1">
        <w:r w:rsidRPr="007D783A">
          <w:rPr>
            <w:rStyle w:val="Hyperlink"/>
          </w:rPr>
          <w:t>Compartilhar</w:t>
        </w:r>
      </w:hyperlink>
    </w:p>
    <w:p w14:paraId="2945C3BF" w14:textId="77777777" w:rsidR="007D783A" w:rsidRPr="007D783A" w:rsidRDefault="007D783A" w:rsidP="007D783A">
      <w:pPr>
        <w:pStyle w:val="PargrafodaLista"/>
      </w:pPr>
      <w:hyperlink r:id="rId39" w:history="1">
        <w:r w:rsidRPr="007D783A">
          <w:rPr>
            <w:rStyle w:val="Hyperlink"/>
          </w:rPr>
          <w:t>Melhore esta resposta</w:t>
        </w:r>
      </w:hyperlink>
    </w:p>
    <w:p w14:paraId="747342A9" w14:textId="77777777" w:rsidR="007D783A" w:rsidRPr="007D783A" w:rsidRDefault="007D783A" w:rsidP="007D783A">
      <w:pPr>
        <w:pStyle w:val="PargrafodaLista"/>
      </w:pPr>
      <w:r w:rsidRPr="007D783A">
        <w:t>Seguir</w:t>
      </w:r>
    </w:p>
    <w:p w14:paraId="04D14A27" w14:textId="77777777" w:rsidR="007D783A" w:rsidRPr="007D783A" w:rsidRDefault="007D783A" w:rsidP="007D783A">
      <w:pPr>
        <w:pStyle w:val="PargrafodaLista"/>
      </w:pPr>
      <w:hyperlink r:id="rId40" w:tooltip="mostrar todas as edições desta publicação" w:history="1">
        <w:r w:rsidRPr="007D783A">
          <w:rPr>
            <w:rStyle w:val="Hyperlink"/>
          </w:rPr>
          <w:t>editada 11/09/2015 às 12:53</w:t>
        </w:r>
      </w:hyperlink>
    </w:p>
    <w:p w14:paraId="6C167E47" w14:textId="77777777" w:rsidR="007D783A" w:rsidRPr="007D783A" w:rsidRDefault="007D783A" w:rsidP="007D783A">
      <w:pPr>
        <w:pStyle w:val="PargrafodaLista"/>
        <w:rPr>
          <w:rStyle w:val="Hyperlink"/>
        </w:rPr>
      </w:pPr>
      <w:r w:rsidRPr="007D783A">
        <w:fldChar w:fldCharType="begin"/>
      </w:r>
      <w:r w:rsidRPr="007D783A">
        <w:instrText>HYPERLINK "https://pt.stackoverflow.com/users/4995/wallace-vizerra"</w:instrText>
      </w:r>
      <w:r w:rsidRPr="007D783A">
        <w:fldChar w:fldCharType="separate"/>
      </w:r>
    </w:p>
    <w:p w14:paraId="35F747E7" w14:textId="6C96A005" w:rsidR="007D783A" w:rsidRPr="007D783A" w:rsidRDefault="007D783A" w:rsidP="007D783A">
      <w:pPr>
        <w:pStyle w:val="PargrafodaLista"/>
        <w:rPr>
          <w:rStyle w:val="Hyperlink"/>
        </w:rPr>
      </w:pPr>
      <w:r w:rsidRPr="007D783A">
        <w:rPr>
          <w:rStyle w:val="Hyperlink"/>
        </w:rPr>
        <w:lastRenderedPageBreak/>
        <w:drawing>
          <wp:inline distT="0" distB="0" distL="0" distR="0" wp14:anchorId="66B6F5F6" wp14:editId="0852D3DE">
            <wp:extent cx="304800" cy="304800"/>
            <wp:effectExtent l="0" t="0" r="0" b="0"/>
            <wp:docPr id="427654186" name="Imagem 14" descr="Wallace Vizerra's user avatar">
              <a:hlinkClick xmlns:a="http://schemas.openxmlformats.org/drawingml/2006/main" r:id="rId3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 descr="Wallace Vizerra's user avatar">
                      <a:hlinkClick r:id="rId32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8E4826" w14:textId="77777777" w:rsidR="007D783A" w:rsidRPr="007D783A" w:rsidRDefault="007D783A" w:rsidP="007D783A">
      <w:pPr>
        <w:pStyle w:val="PargrafodaLista"/>
      </w:pPr>
      <w:r w:rsidRPr="007D783A">
        <w:fldChar w:fldCharType="end"/>
      </w:r>
    </w:p>
    <w:p w14:paraId="6F72D4D6" w14:textId="77777777" w:rsidR="007D783A" w:rsidRPr="007D783A" w:rsidRDefault="007D783A" w:rsidP="007D783A">
      <w:pPr>
        <w:pStyle w:val="PargrafodaLista"/>
      </w:pPr>
      <w:hyperlink r:id="rId41" w:history="1">
        <w:r w:rsidRPr="007D783A">
          <w:rPr>
            <w:rStyle w:val="Hyperlink"/>
          </w:rPr>
          <w:t xml:space="preserve">Wallace </w:t>
        </w:r>
        <w:proofErr w:type="spellStart"/>
        <w:r w:rsidRPr="007D783A">
          <w:rPr>
            <w:rStyle w:val="Hyperlink"/>
          </w:rPr>
          <w:t>Vizerra</w:t>
        </w:r>
        <w:proofErr w:type="spellEnd"/>
      </w:hyperlink>
    </w:p>
    <w:p w14:paraId="235BF953" w14:textId="77777777" w:rsidR="007D783A" w:rsidRPr="007D783A" w:rsidRDefault="007D783A" w:rsidP="007D783A">
      <w:pPr>
        <w:pStyle w:val="PargrafodaLista"/>
      </w:pPr>
      <w:r w:rsidRPr="007D783A">
        <w:rPr>
          <w:b/>
          <w:bCs/>
        </w:rPr>
        <w:t>107mil</w:t>
      </w:r>
      <w:r w:rsidRPr="007D783A">
        <w:t>107107 medalhas de ouro461461 medalhas de prata942942 medalhas de bronze</w:t>
      </w:r>
    </w:p>
    <w:p w14:paraId="1A78A811" w14:textId="77777777" w:rsidR="007D783A" w:rsidRPr="007D783A" w:rsidRDefault="007D783A" w:rsidP="007D783A">
      <w:pPr>
        <w:pStyle w:val="PargrafodaLista"/>
      </w:pPr>
      <w:r w:rsidRPr="007D783A">
        <w:t>respondida 21/08/2015 às 16:55</w:t>
      </w:r>
    </w:p>
    <w:p w14:paraId="21D44F85" w14:textId="77777777" w:rsidR="007D783A" w:rsidRPr="007D783A" w:rsidRDefault="007D783A" w:rsidP="007D783A">
      <w:pPr>
        <w:pStyle w:val="PargrafodaLista"/>
        <w:rPr>
          <w:rStyle w:val="Hyperlink"/>
        </w:rPr>
      </w:pPr>
      <w:r w:rsidRPr="007D783A">
        <w:fldChar w:fldCharType="begin"/>
      </w:r>
      <w:r w:rsidRPr="007D783A">
        <w:instrText>HYPERLINK "https://pt.stackoverflow.com/users/2999/leonel-sanches-da-silva"</w:instrText>
      </w:r>
      <w:r w:rsidRPr="007D783A">
        <w:fldChar w:fldCharType="separate"/>
      </w:r>
    </w:p>
    <w:p w14:paraId="68FB75C2" w14:textId="6CAE0F61" w:rsidR="007D783A" w:rsidRPr="007D783A" w:rsidRDefault="007D783A" w:rsidP="007D783A">
      <w:pPr>
        <w:pStyle w:val="PargrafodaLista"/>
        <w:rPr>
          <w:rStyle w:val="Hyperlink"/>
        </w:rPr>
      </w:pPr>
      <w:r w:rsidRPr="007D783A">
        <w:rPr>
          <w:rStyle w:val="Hyperlink"/>
        </w:rPr>
        <mc:AlternateContent>
          <mc:Choice Requires="wps">
            <w:drawing>
              <wp:inline distT="0" distB="0" distL="0" distR="0" wp14:anchorId="1406D32F" wp14:editId="2B4E0F4F">
                <wp:extent cx="304800" cy="304800"/>
                <wp:effectExtent l="0" t="0" r="0" b="0"/>
                <wp:docPr id="84546630" name="Retângulo 13" descr="Leonel Sanches da Silva's user avatar">
                  <a:hlinkClick xmlns:a="http://schemas.openxmlformats.org/drawingml/2006/main" r:id="rId42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BE99AFF" id="Retângulo 13" o:spid="_x0000_s1026" alt="Leonel Sanches da Silva's user avatar" href="https://pt.stackoverflow.com/users/2999/leonel-sanches-da-silva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11E18885" w14:textId="77777777" w:rsidR="007D783A" w:rsidRPr="007D783A" w:rsidRDefault="007D783A" w:rsidP="007D783A">
      <w:pPr>
        <w:pStyle w:val="PargrafodaLista"/>
      </w:pPr>
      <w:r w:rsidRPr="007D783A">
        <w:fldChar w:fldCharType="end"/>
      </w:r>
    </w:p>
    <w:p w14:paraId="143EFF28" w14:textId="77777777" w:rsidR="007D783A" w:rsidRPr="007D783A" w:rsidRDefault="007D783A" w:rsidP="007D783A">
      <w:pPr>
        <w:pStyle w:val="PargrafodaLista"/>
      </w:pPr>
      <w:hyperlink r:id="rId43" w:history="1">
        <w:r w:rsidRPr="007D783A">
          <w:rPr>
            <w:rStyle w:val="Hyperlink"/>
          </w:rPr>
          <w:t>Leonel Sanches da Silva</w:t>
        </w:r>
      </w:hyperlink>
    </w:p>
    <w:p w14:paraId="4FCF54C8" w14:textId="77777777" w:rsidR="007D783A" w:rsidRPr="007D783A" w:rsidRDefault="007D783A" w:rsidP="007D783A">
      <w:pPr>
        <w:pStyle w:val="PargrafodaLista"/>
      </w:pPr>
      <w:r w:rsidRPr="007D783A">
        <w:rPr>
          <w:b/>
          <w:bCs/>
        </w:rPr>
        <w:t>89,6mil</w:t>
      </w:r>
      <w:r w:rsidRPr="007D783A">
        <w:t>99 medalhas de ouro127127 medalhas de prata233233 medalhas de bronze</w:t>
      </w:r>
    </w:p>
    <w:p w14:paraId="5FF45FC9" w14:textId="77777777" w:rsidR="007D783A" w:rsidRPr="007D783A" w:rsidRDefault="007D783A" w:rsidP="007D783A">
      <w:pPr>
        <w:pStyle w:val="PargrafodaLista"/>
        <w:numPr>
          <w:ilvl w:val="0"/>
          <w:numId w:val="7"/>
        </w:numPr>
      </w:pPr>
      <w:r w:rsidRPr="007D783A">
        <w:rPr>
          <w:i/>
          <w:iCs/>
        </w:rPr>
        <w:t>loucura</w:t>
      </w:r>
      <w:r w:rsidRPr="007D783A">
        <w:t xml:space="preserve"> do PHP </w:t>
      </w:r>
      <w:proofErr w:type="spellStart"/>
      <w:r w:rsidRPr="007D783A">
        <w:t>vs</w:t>
      </w:r>
      <w:proofErr w:type="spellEnd"/>
      <w:r w:rsidRPr="007D783A">
        <w:t> </w:t>
      </w:r>
      <w:r w:rsidRPr="007D783A">
        <w:rPr>
          <w:i/>
          <w:iCs/>
        </w:rPr>
        <w:t>sanidade</w:t>
      </w:r>
      <w:r w:rsidRPr="007D783A">
        <w:t> do Python! Qual escolher? </w:t>
      </w:r>
    </w:p>
    <w:p w14:paraId="3D0B87C6" w14:textId="77777777" w:rsidR="007D783A" w:rsidRPr="007D783A" w:rsidRDefault="007D783A" w:rsidP="007D783A">
      <w:pPr>
        <w:pStyle w:val="PargrafodaLista"/>
      </w:pPr>
      <w:r w:rsidRPr="007D783A">
        <w:t>– </w:t>
      </w:r>
      <w:hyperlink r:id="rId44" w:tooltip="107.435 reputação" w:history="1">
        <w:r w:rsidRPr="007D783A">
          <w:rPr>
            <w:rStyle w:val="Hyperlink"/>
          </w:rPr>
          <w:t xml:space="preserve">Wallace </w:t>
        </w:r>
        <w:proofErr w:type="spellStart"/>
        <w:r w:rsidRPr="007D783A">
          <w:rPr>
            <w:rStyle w:val="Hyperlink"/>
          </w:rPr>
          <w:t>Vizerra</w:t>
        </w:r>
        <w:proofErr w:type="spellEnd"/>
      </w:hyperlink>
    </w:p>
    <w:p w14:paraId="7E648407" w14:textId="77777777" w:rsidR="007D783A" w:rsidRPr="007D783A" w:rsidRDefault="007D783A" w:rsidP="007D783A">
      <w:pPr>
        <w:pStyle w:val="PargrafodaLista"/>
      </w:pPr>
      <w:r w:rsidRPr="007D783A">
        <w:t> </w:t>
      </w:r>
      <w:hyperlink r:id="rId45" w:anchor="comment166179_81887" w:history="1">
        <w:r w:rsidRPr="007D783A">
          <w:rPr>
            <w:rStyle w:val="Hyperlink"/>
          </w:rPr>
          <w:t>Commented21/08/2015 às 17:00</w:t>
        </w:r>
      </w:hyperlink>
    </w:p>
    <w:p w14:paraId="7129FD39" w14:textId="77777777" w:rsidR="007D783A" w:rsidRPr="007D783A" w:rsidRDefault="007D783A" w:rsidP="007D783A">
      <w:pPr>
        <w:pStyle w:val="PargrafodaLista"/>
        <w:numPr>
          <w:ilvl w:val="0"/>
          <w:numId w:val="7"/>
        </w:numPr>
      </w:pPr>
    </w:p>
    <w:p w14:paraId="72E45722" w14:textId="77777777" w:rsidR="007D783A" w:rsidRPr="007D783A" w:rsidRDefault="007D783A" w:rsidP="007D783A">
      <w:pPr>
        <w:pStyle w:val="PargrafodaLista"/>
        <w:numPr>
          <w:ilvl w:val="0"/>
          <w:numId w:val="7"/>
        </w:numPr>
      </w:pPr>
      <w:r w:rsidRPr="007D783A">
        <w:t>3</w:t>
      </w:r>
    </w:p>
    <w:p w14:paraId="3CEFB50E" w14:textId="77777777" w:rsidR="007D783A" w:rsidRPr="007D783A" w:rsidRDefault="007D783A" w:rsidP="007D783A">
      <w:pPr>
        <w:pStyle w:val="PargrafodaLista"/>
      </w:pPr>
      <w:r w:rsidRPr="007D783A">
        <w:t>@WallaceMaxters E ainda pergunta. </w:t>
      </w:r>
    </w:p>
    <w:p w14:paraId="53019DBF" w14:textId="77777777" w:rsidR="007D783A" w:rsidRPr="007D783A" w:rsidRDefault="007D783A" w:rsidP="007D783A">
      <w:pPr>
        <w:pStyle w:val="PargrafodaLista"/>
      </w:pPr>
      <w:r w:rsidRPr="007D783A">
        <w:t>– </w:t>
      </w:r>
      <w:hyperlink r:id="rId46" w:tooltip="89.622 reputação" w:history="1">
        <w:r w:rsidRPr="007D783A">
          <w:rPr>
            <w:rStyle w:val="Hyperlink"/>
          </w:rPr>
          <w:t>Leonel Sanches da Silva</w:t>
        </w:r>
      </w:hyperlink>
    </w:p>
    <w:p w14:paraId="000D830E" w14:textId="77777777" w:rsidR="007D783A" w:rsidRPr="007D783A" w:rsidRDefault="007D783A" w:rsidP="007D783A">
      <w:pPr>
        <w:pStyle w:val="PargrafodaLista"/>
      </w:pPr>
      <w:r w:rsidRPr="007D783A">
        <w:t> </w:t>
      </w:r>
      <w:hyperlink r:id="rId47" w:anchor="comment166181_81887" w:history="1">
        <w:r w:rsidRPr="007D783A">
          <w:rPr>
            <w:rStyle w:val="Hyperlink"/>
          </w:rPr>
          <w:t>Commented21/08/2015 às 17:00</w:t>
        </w:r>
      </w:hyperlink>
    </w:p>
    <w:p w14:paraId="21695B52" w14:textId="77777777" w:rsidR="007D783A" w:rsidRPr="007D783A" w:rsidRDefault="007D783A" w:rsidP="007D783A">
      <w:pPr>
        <w:pStyle w:val="PargrafodaLista"/>
        <w:numPr>
          <w:ilvl w:val="0"/>
          <w:numId w:val="7"/>
        </w:numPr>
      </w:pPr>
      <w:r w:rsidRPr="007D783A">
        <w:t>No PHP você só não pode somar um </w:t>
      </w:r>
      <w:proofErr w:type="spellStart"/>
      <w:r w:rsidRPr="007D783A">
        <w:t>int</w:t>
      </w:r>
      <w:proofErr w:type="spellEnd"/>
      <w:r w:rsidRPr="007D783A">
        <w:t> com </w:t>
      </w:r>
      <w:proofErr w:type="spellStart"/>
      <w:r w:rsidRPr="007D783A">
        <w:t>array</w:t>
      </w:r>
      <w:proofErr w:type="spellEnd"/>
      <w:r w:rsidRPr="007D783A">
        <w:t xml:space="preserve">. Se não gera um Erro fatal (e muitos inocentes caem nessa, sem tratar os dados que vêm da </w:t>
      </w:r>
      <w:proofErr w:type="spellStart"/>
      <w:r w:rsidRPr="007D783A">
        <w:t>url</w:t>
      </w:r>
      <w:proofErr w:type="spellEnd"/>
      <w:r w:rsidRPr="007D783A">
        <w:t>)! </w:t>
      </w:r>
    </w:p>
    <w:p w14:paraId="61E12B36" w14:textId="77777777" w:rsidR="007D783A" w:rsidRPr="007D783A" w:rsidRDefault="007D783A" w:rsidP="007D783A">
      <w:pPr>
        <w:pStyle w:val="PargrafodaLista"/>
      </w:pPr>
      <w:r w:rsidRPr="007D783A">
        <w:t>– </w:t>
      </w:r>
      <w:hyperlink r:id="rId48" w:tooltip="107.435 reputação" w:history="1">
        <w:r w:rsidRPr="007D783A">
          <w:rPr>
            <w:rStyle w:val="Hyperlink"/>
          </w:rPr>
          <w:t xml:space="preserve">Wallace </w:t>
        </w:r>
        <w:proofErr w:type="spellStart"/>
        <w:r w:rsidRPr="007D783A">
          <w:rPr>
            <w:rStyle w:val="Hyperlink"/>
          </w:rPr>
          <w:t>Vizerra</w:t>
        </w:r>
        <w:proofErr w:type="spellEnd"/>
      </w:hyperlink>
    </w:p>
    <w:p w14:paraId="1643969A" w14:textId="77777777" w:rsidR="007D783A" w:rsidRPr="007D783A" w:rsidRDefault="007D783A" w:rsidP="007D783A">
      <w:pPr>
        <w:pStyle w:val="PargrafodaLista"/>
      </w:pPr>
      <w:r w:rsidRPr="007D783A">
        <w:t> </w:t>
      </w:r>
      <w:hyperlink r:id="rId49" w:anchor="comment166190_81887" w:history="1">
        <w:r w:rsidRPr="007D783A">
          <w:rPr>
            <w:rStyle w:val="Hyperlink"/>
          </w:rPr>
          <w:t>Commented21/08/2015 às 17:09</w:t>
        </w:r>
      </w:hyperlink>
    </w:p>
    <w:p w14:paraId="6F0B9C51" w14:textId="77777777" w:rsidR="007D783A" w:rsidRDefault="007D783A" w:rsidP="000872FE">
      <w:pPr>
        <w:pStyle w:val="PargrafodaLista"/>
      </w:pPr>
    </w:p>
    <w:p w14:paraId="220AF0EB" w14:textId="77777777" w:rsidR="007D783A" w:rsidRDefault="007D783A" w:rsidP="000872FE">
      <w:pPr>
        <w:pStyle w:val="PargrafodaLista"/>
      </w:pPr>
    </w:p>
    <w:p w14:paraId="6E69DD3C" w14:textId="77777777" w:rsidR="000872FE" w:rsidRDefault="00A20ECD" w:rsidP="00A20ECD">
      <w:pPr>
        <w:pStyle w:val="PargrafodaLista"/>
        <w:numPr>
          <w:ilvl w:val="0"/>
          <w:numId w:val="1"/>
        </w:numPr>
      </w:pPr>
      <w:r w:rsidRPr="00A20ECD">
        <w:t>O que significa dizer que uma Lista (</w:t>
      </w:r>
      <w:proofErr w:type="spellStart"/>
      <w:r w:rsidRPr="00A20ECD">
        <w:t>list</w:t>
      </w:r>
      <w:proofErr w:type="spellEnd"/>
      <w:r w:rsidRPr="00A20ECD">
        <w:t>) é mutável e uma Tupla (</w:t>
      </w:r>
      <w:proofErr w:type="spellStart"/>
      <w:r w:rsidRPr="00A20ECD">
        <w:t>tuple</w:t>
      </w:r>
      <w:proofErr w:type="spellEnd"/>
      <w:r w:rsidRPr="00A20ECD">
        <w:t xml:space="preserve">) é imutável? </w:t>
      </w:r>
    </w:p>
    <w:p w14:paraId="6E593FBB" w14:textId="77777777" w:rsidR="000872FE" w:rsidRDefault="000872FE" w:rsidP="000872FE">
      <w:pPr>
        <w:pStyle w:val="PargrafodaLista"/>
      </w:pPr>
    </w:p>
    <w:p w14:paraId="3B57421E" w14:textId="77777777" w:rsidR="00502CB6" w:rsidRDefault="00502CB6" w:rsidP="000872FE">
      <w:pPr>
        <w:pStyle w:val="PargrafodaLista"/>
      </w:pPr>
    </w:p>
    <w:p w14:paraId="43A9ABF7" w14:textId="77777777" w:rsidR="00502CB6" w:rsidRPr="00502CB6" w:rsidRDefault="00502CB6" w:rsidP="00502CB6">
      <w:pPr>
        <w:pStyle w:val="PargrafodaLista"/>
      </w:pPr>
      <w:hyperlink r:id="rId50" w:tgtFrame="_blank" w:history="1">
        <w:r w:rsidRPr="00502CB6">
          <w:rPr>
            <w:rStyle w:val="Hyperlink"/>
          </w:rPr>
          <w:t>Uma </w:t>
        </w:r>
        <w:r w:rsidRPr="00502CB6">
          <w:rPr>
            <w:rStyle w:val="Hyperlink"/>
            <w:b/>
            <w:bCs/>
          </w:rPr>
          <w:t>lista (list)</w:t>
        </w:r>
        <w:r w:rsidRPr="00502CB6">
          <w:rPr>
            <w:rStyle w:val="Hyperlink"/>
          </w:rPr>
          <w:t> é </w:t>
        </w:r>
        <w:r w:rsidRPr="00502CB6">
          <w:rPr>
            <w:rStyle w:val="Hyperlink"/>
            <w:b/>
            <w:bCs/>
          </w:rPr>
          <w:t>mutável</w:t>
        </w:r>
        <w:r w:rsidRPr="00502CB6">
          <w:rPr>
            <w:rStyle w:val="Hyperlink"/>
          </w:rPr>
          <w:t>, o que significa que pode ser alterada, adicionada ou removida após a criação. Por outro lado, uma </w:t>
        </w:r>
        <w:r w:rsidRPr="00502CB6">
          <w:rPr>
            <w:rStyle w:val="Hyperlink"/>
            <w:b/>
            <w:bCs/>
          </w:rPr>
          <w:t>tupla (tuple)</w:t>
        </w:r>
        <w:r w:rsidRPr="00502CB6">
          <w:rPr>
            <w:rStyle w:val="Hyperlink"/>
          </w:rPr>
          <w:t> é </w:t>
        </w:r>
        <w:r w:rsidRPr="00502CB6">
          <w:rPr>
            <w:rStyle w:val="Hyperlink"/>
            <w:b/>
            <w:bCs/>
          </w:rPr>
          <w:t>imutável</w:t>
        </w:r>
        <w:r w:rsidRPr="00502CB6">
          <w:rPr>
            <w:rStyle w:val="Hyperlink"/>
          </w:rPr>
          <w:t>, ou seja, seus elementos não podem ser alterados, adicionados ou removidos após a criação. Listas são mais adequadas para dados homogêneos, enquanto tuplas são mais indicadas para estruturas de dados heterogêneas ou registros fixos. </w:t>
        </w:r>
      </w:hyperlink>
    </w:p>
    <w:p w14:paraId="5F36EF9C" w14:textId="77777777" w:rsidR="00502CB6" w:rsidRPr="00502CB6" w:rsidRDefault="00502CB6" w:rsidP="00502CB6">
      <w:pPr>
        <w:pStyle w:val="PargrafodaLista"/>
        <w:rPr>
          <w:rStyle w:val="Hyperlink"/>
        </w:rPr>
      </w:pPr>
      <w:r w:rsidRPr="00502CB6">
        <w:fldChar w:fldCharType="begin"/>
      </w:r>
      <w:r w:rsidRPr="00502CB6">
        <w:instrText>HYPERLINK "https://www.bing.com/ck/a?!&amp;&amp;p=8bcfc021a2478a1b59e04a16fb52e553e650b70033b444d4bb50896fd9f9287dJmltdHM9MTc4NzAxMTIwMA&amp;ptn=3&amp;ver=2&amp;hsh=4&amp;fclid=2afcf336-4ee8-6d84-2957-e4824ffe6c83&amp;u=a1aHR0cHM6Ly9wdC5zdGFja292ZXJmbG93LmNvbS9xdWVzdGlvbnMvNTI3OTkvcXVhbC0lQzMlQTktYS1wcmluY2lwYWwtZGlmZXJlbiVDMyVBN2EtZW50cmUtdW0tdHVwbGUtZS11bS1saXN0&amp;ntb=1" \t "_blank"</w:instrText>
      </w:r>
      <w:r w:rsidRPr="00502CB6">
        <w:fldChar w:fldCharType="separate"/>
      </w:r>
    </w:p>
    <w:p w14:paraId="59930C16" w14:textId="77777777" w:rsidR="00502CB6" w:rsidRPr="00502CB6" w:rsidRDefault="00502CB6" w:rsidP="00502CB6">
      <w:pPr>
        <w:pStyle w:val="PargrafodaLista"/>
        <w:rPr>
          <w:rStyle w:val="Hyperlink"/>
        </w:rPr>
      </w:pPr>
      <w:r w:rsidRPr="00502CB6">
        <w:rPr>
          <w:rStyle w:val="Hyperlink"/>
        </w:rPr>
        <w:t>Stack Overflow</w:t>
      </w:r>
      <w:r w:rsidRPr="00502CB6">
        <w:rPr>
          <w:rStyle w:val="Hyperlink"/>
          <w:b/>
          <w:bCs/>
        </w:rPr>
        <w:t>+2</w:t>
      </w:r>
    </w:p>
    <w:p w14:paraId="79438EB7" w14:textId="77777777" w:rsidR="00502CB6" w:rsidRPr="00502CB6" w:rsidRDefault="00502CB6" w:rsidP="00502CB6">
      <w:pPr>
        <w:pStyle w:val="PargrafodaLista"/>
      </w:pPr>
      <w:r w:rsidRPr="00502CB6">
        <w:fldChar w:fldCharType="end"/>
      </w:r>
    </w:p>
    <w:p w14:paraId="4F046715" w14:textId="77777777" w:rsidR="00502CB6" w:rsidRPr="00502CB6" w:rsidRDefault="00502CB6" w:rsidP="00502CB6">
      <w:pPr>
        <w:pStyle w:val="PargrafodaLista"/>
      </w:pPr>
      <w:r w:rsidRPr="00502CB6">
        <w:lastRenderedPageBreak/>
        <w:t>Quais são as diferenças entre um </w:t>
      </w:r>
      <w:proofErr w:type="spellStart"/>
      <w:r w:rsidRPr="00502CB6">
        <w:t>Tuple</w:t>
      </w:r>
      <w:proofErr w:type="spellEnd"/>
      <w:r w:rsidRPr="00502CB6">
        <w:t> e um </w:t>
      </w:r>
      <w:proofErr w:type="spellStart"/>
      <w:r w:rsidRPr="00502CB6">
        <w:t>List</w:t>
      </w:r>
      <w:proofErr w:type="spellEnd"/>
      <w:r w:rsidRPr="00502CB6">
        <w:t> no Python?</w:t>
      </w:r>
    </w:p>
    <w:p w14:paraId="76F36AFD" w14:textId="77777777" w:rsidR="00502CB6" w:rsidRPr="00502CB6" w:rsidRDefault="00502CB6" w:rsidP="00502CB6">
      <w:pPr>
        <w:pStyle w:val="PargrafodaLista"/>
      </w:pPr>
      <w:r w:rsidRPr="00502CB6">
        <w:t>Exemplo:</w:t>
      </w:r>
    </w:p>
    <w:p w14:paraId="735C6E5C" w14:textId="77777777" w:rsidR="00502CB6" w:rsidRPr="00502CB6" w:rsidRDefault="00502CB6" w:rsidP="00502CB6">
      <w:pPr>
        <w:pStyle w:val="PargrafodaLista"/>
      </w:pPr>
      <w:r w:rsidRPr="00502CB6">
        <w:t xml:space="preserve">&gt;a = [1, 2, 3] </w:t>
      </w:r>
    </w:p>
    <w:p w14:paraId="3C02A267" w14:textId="77777777" w:rsidR="00502CB6" w:rsidRPr="00502CB6" w:rsidRDefault="00502CB6" w:rsidP="00502CB6">
      <w:pPr>
        <w:pStyle w:val="PargrafodaLista"/>
      </w:pPr>
      <w:r w:rsidRPr="00502CB6">
        <w:t># [1, 2, 3]</w:t>
      </w:r>
    </w:p>
    <w:p w14:paraId="4C1D214F" w14:textId="77777777" w:rsidR="00502CB6" w:rsidRPr="00502CB6" w:rsidRDefault="00502CB6" w:rsidP="00502CB6">
      <w:pPr>
        <w:pStyle w:val="PargrafodaLista"/>
      </w:pPr>
      <w:r w:rsidRPr="00502CB6">
        <w:t>&gt;b = (1, 2, 3)</w:t>
      </w:r>
    </w:p>
    <w:p w14:paraId="1493B004" w14:textId="77777777" w:rsidR="00502CB6" w:rsidRPr="00502CB6" w:rsidRDefault="00502CB6" w:rsidP="00502CB6">
      <w:pPr>
        <w:pStyle w:val="PargrafodaLista"/>
      </w:pPr>
      <w:r w:rsidRPr="00502CB6">
        <w:t># (1, 2, 3)</w:t>
      </w:r>
    </w:p>
    <w:p w14:paraId="00D4348B" w14:textId="77777777" w:rsidR="00502CB6" w:rsidRPr="00502CB6" w:rsidRDefault="00502CB6" w:rsidP="00502CB6">
      <w:pPr>
        <w:pStyle w:val="PargrafodaLista"/>
      </w:pPr>
      <w:r w:rsidRPr="00502CB6">
        <w:t>O </w:t>
      </w:r>
      <w:proofErr w:type="spellStart"/>
      <w:r w:rsidRPr="00502CB6">
        <w:t>Tuple</w:t>
      </w:r>
      <w:proofErr w:type="spellEnd"/>
      <w:r w:rsidRPr="00502CB6">
        <w:t>, grotescamente falando, é uma constante que aceita um </w:t>
      </w:r>
      <w:proofErr w:type="spellStart"/>
      <w:r w:rsidRPr="00502CB6">
        <w:t>List</w:t>
      </w:r>
      <w:proofErr w:type="spellEnd"/>
      <w:r w:rsidRPr="00502CB6">
        <w:t>?</w:t>
      </w:r>
    </w:p>
    <w:p w14:paraId="67F0569D" w14:textId="77777777" w:rsidR="00502CB6" w:rsidRPr="00502CB6" w:rsidRDefault="00502CB6" w:rsidP="00502CB6">
      <w:pPr>
        <w:pStyle w:val="PargrafodaLista"/>
        <w:numPr>
          <w:ilvl w:val="0"/>
          <w:numId w:val="8"/>
        </w:numPr>
      </w:pPr>
      <w:hyperlink r:id="rId51" w:tooltip="mostrar perguntas com a tag 'python'" w:history="1">
        <w:proofErr w:type="spellStart"/>
        <w:r w:rsidRPr="00502CB6">
          <w:rPr>
            <w:rStyle w:val="Hyperlink"/>
            <w:b/>
            <w:bCs/>
          </w:rPr>
          <w:t>python</w:t>
        </w:r>
        <w:proofErr w:type="spellEnd"/>
      </w:hyperlink>
    </w:p>
    <w:p w14:paraId="0A37C5FE" w14:textId="77777777" w:rsidR="00502CB6" w:rsidRPr="00502CB6" w:rsidRDefault="00502CB6" w:rsidP="00502CB6">
      <w:pPr>
        <w:pStyle w:val="PargrafodaLista"/>
        <w:numPr>
          <w:ilvl w:val="0"/>
          <w:numId w:val="8"/>
        </w:numPr>
      </w:pPr>
      <w:hyperlink r:id="rId52" w:history="1">
        <w:r w:rsidRPr="00502CB6">
          <w:rPr>
            <w:rStyle w:val="Hyperlink"/>
            <w:b/>
            <w:bCs/>
          </w:rPr>
          <w:t>lista</w:t>
        </w:r>
      </w:hyperlink>
    </w:p>
    <w:p w14:paraId="18B35101" w14:textId="77777777" w:rsidR="00502CB6" w:rsidRPr="00502CB6" w:rsidRDefault="00502CB6" w:rsidP="00502CB6">
      <w:pPr>
        <w:pStyle w:val="PargrafodaLista"/>
        <w:numPr>
          <w:ilvl w:val="0"/>
          <w:numId w:val="8"/>
        </w:numPr>
      </w:pPr>
      <w:hyperlink r:id="rId53" w:history="1">
        <w:r w:rsidRPr="00502CB6">
          <w:rPr>
            <w:rStyle w:val="Hyperlink"/>
            <w:b/>
            <w:bCs/>
          </w:rPr>
          <w:t>tupla</w:t>
        </w:r>
      </w:hyperlink>
    </w:p>
    <w:p w14:paraId="4344B689" w14:textId="77777777" w:rsidR="00502CB6" w:rsidRDefault="00502CB6" w:rsidP="000872FE">
      <w:pPr>
        <w:pStyle w:val="PargrafodaLista"/>
      </w:pPr>
    </w:p>
    <w:p w14:paraId="6700190C" w14:textId="77777777" w:rsidR="00502CB6" w:rsidRDefault="00502CB6" w:rsidP="000872FE">
      <w:pPr>
        <w:pStyle w:val="PargrafodaLista"/>
      </w:pPr>
    </w:p>
    <w:p w14:paraId="03A142A4" w14:textId="77777777" w:rsidR="000872FE" w:rsidRDefault="00A20ECD" w:rsidP="00A20ECD">
      <w:pPr>
        <w:pStyle w:val="PargrafodaLista"/>
        <w:numPr>
          <w:ilvl w:val="0"/>
          <w:numId w:val="1"/>
        </w:numPr>
      </w:pPr>
      <w:r w:rsidRPr="00A20ECD">
        <w:t>Por que em Python declaramos constantes usando letras maiúsculas (</w:t>
      </w:r>
      <w:proofErr w:type="spellStart"/>
      <w:r w:rsidRPr="00A20ECD">
        <w:t>ex</w:t>
      </w:r>
      <w:proofErr w:type="spellEnd"/>
      <w:r w:rsidRPr="00A20ECD">
        <w:t xml:space="preserve">: PI = 3.14), se a linguagem permite alterar o valor do mesmo jeito? </w:t>
      </w:r>
    </w:p>
    <w:p w14:paraId="5C863BF5" w14:textId="77777777" w:rsidR="000872FE" w:rsidRDefault="000872FE" w:rsidP="000872FE">
      <w:pPr>
        <w:pStyle w:val="PargrafodaLista"/>
      </w:pPr>
    </w:p>
    <w:p w14:paraId="4AAF8AAF" w14:textId="77777777" w:rsidR="00502CB6" w:rsidRDefault="00502CB6" w:rsidP="000872FE">
      <w:pPr>
        <w:pStyle w:val="PargrafodaLista"/>
      </w:pPr>
    </w:p>
    <w:p w14:paraId="6ACF2DB9" w14:textId="77777777" w:rsidR="00502CB6" w:rsidRPr="00502CB6" w:rsidRDefault="00502CB6" w:rsidP="00502CB6">
      <w:pPr>
        <w:pStyle w:val="PargrafodaLista"/>
        <w:rPr>
          <w:b/>
          <w:bCs/>
        </w:rPr>
      </w:pPr>
      <w:r w:rsidRPr="00502CB6">
        <w:rPr>
          <w:b/>
          <w:bCs/>
        </w:rPr>
        <w:t>O Conceito de Constantes em Python</w:t>
      </w:r>
    </w:p>
    <w:p w14:paraId="291A01DA" w14:textId="77777777" w:rsidR="00502CB6" w:rsidRPr="00502CB6" w:rsidRDefault="00502CB6" w:rsidP="00502CB6">
      <w:pPr>
        <w:pStyle w:val="PargrafodaLista"/>
        <w:rPr>
          <w:b/>
          <w:bCs/>
        </w:rPr>
      </w:pPr>
      <w:r w:rsidRPr="00502CB6">
        <w:rPr>
          <w:b/>
          <w:bCs/>
        </w:rPr>
        <w:t>Python é uma linguagem de programação conhecida por sua simplicidade, legibilidade e versatilidade. Enquanto algumas linguagens têm o conceito formal de constantes, Python adota uma abordagem mais </w:t>
      </w:r>
      <w:r w:rsidRPr="00502CB6">
        <w:rPr>
          <w:b/>
          <w:bCs/>
          <w:i/>
          <w:iCs/>
        </w:rPr>
        <w:t>flexível</w:t>
      </w:r>
      <w:r w:rsidRPr="00502CB6">
        <w:rPr>
          <w:b/>
          <w:bCs/>
        </w:rPr>
        <w:t>. Neste artigo, exploraremos como o conceito de constantes é tratado em Python, como essa abordagem foi adotada pelos programadores e forneceremos exemplos práticos.</w:t>
      </w:r>
    </w:p>
    <w:p w14:paraId="65C5D48C" w14:textId="77777777" w:rsidR="00502CB6" w:rsidRPr="00502CB6" w:rsidRDefault="00502CB6" w:rsidP="00502CB6">
      <w:pPr>
        <w:pStyle w:val="PargrafodaLista"/>
      </w:pPr>
      <w:r w:rsidRPr="00502CB6">
        <w:t>Constantes em Python:</w:t>
      </w:r>
    </w:p>
    <w:p w14:paraId="7177DC38" w14:textId="77777777" w:rsidR="00502CB6" w:rsidRPr="00502CB6" w:rsidRDefault="00502CB6" w:rsidP="00502CB6">
      <w:pPr>
        <w:pStyle w:val="PargrafodaLista"/>
      </w:pPr>
      <w:r w:rsidRPr="00502CB6">
        <w:t>Ao contrário de algumas linguagens que possuem </w:t>
      </w:r>
      <w:r w:rsidRPr="00502CB6">
        <w:rPr>
          <w:i/>
          <w:iCs/>
        </w:rPr>
        <w:t>palavras-chave</w:t>
      </w:r>
      <w:r w:rsidRPr="00502CB6">
        <w:t> específicas para definir constantes, Python não possui um mecanismo dedicado para declarar valores constantes. No entanto, </w:t>
      </w:r>
      <w:r w:rsidRPr="00502CB6">
        <w:rPr>
          <w:i/>
          <w:iCs/>
        </w:rPr>
        <w:t>a comunidade de programadores Python</w:t>
      </w:r>
      <w:r w:rsidRPr="00502CB6">
        <w:t> segue uma convenção para indicar que uma variável é considerada uma constante, utilizando </w:t>
      </w:r>
      <w:r w:rsidRPr="00502CB6">
        <w:rPr>
          <w:u w:val="single"/>
        </w:rPr>
        <w:t>letras maiúsculas</w:t>
      </w:r>
      <w:r w:rsidRPr="00502CB6">
        <w:t xml:space="preserve"> e separando palavras com </w:t>
      </w:r>
      <w:proofErr w:type="spellStart"/>
      <w:r w:rsidRPr="00502CB6">
        <w:t>underscores</w:t>
      </w:r>
      <w:proofErr w:type="spellEnd"/>
      <w:r w:rsidRPr="00502CB6">
        <w:t xml:space="preserve"> (</w:t>
      </w:r>
      <w:proofErr w:type="spellStart"/>
      <w:r w:rsidRPr="00502CB6">
        <w:rPr>
          <w:i/>
          <w:iCs/>
        </w:rPr>
        <w:t>snake_case</w:t>
      </w:r>
      <w:proofErr w:type="spellEnd"/>
      <w:r w:rsidRPr="00502CB6">
        <w:t>).</w:t>
      </w:r>
    </w:p>
    <w:p w14:paraId="1E4836A0" w14:textId="77777777" w:rsidR="00502CB6" w:rsidRPr="00502CB6" w:rsidRDefault="00502CB6" w:rsidP="00502CB6">
      <w:pPr>
        <w:pStyle w:val="PargrafodaLista"/>
      </w:pPr>
      <w:r w:rsidRPr="00502CB6">
        <w:t>Por exemplo:</w:t>
      </w:r>
    </w:p>
    <w:p w14:paraId="5364495A" w14:textId="77777777" w:rsidR="00502CB6" w:rsidRPr="00502CB6" w:rsidRDefault="00502CB6" w:rsidP="00502CB6">
      <w:pPr>
        <w:pStyle w:val="PargrafodaLista"/>
      </w:pPr>
      <w:r w:rsidRPr="00502CB6">
        <w:t>PI = 3.14159</w:t>
      </w:r>
    </w:p>
    <w:p w14:paraId="495EE87F" w14:textId="77777777" w:rsidR="00502CB6" w:rsidRPr="00502CB6" w:rsidRDefault="00502CB6" w:rsidP="00502CB6">
      <w:pPr>
        <w:pStyle w:val="PargrafodaLista"/>
      </w:pPr>
      <w:r w:rsidRPr="00502CB6">
        <w:t>GRAVIDADE = 9.8</w:t>
      </w:r>
    </w:p>
    <w:p w14:paraId="590A3211" w14:textId="77777777" w:rsidR="00502CB6" w:rsidRPr="00502CB6" w:rsidRDefault="00502CB6" w:rsidP="00502CB6">
      <w:pPr>
        <w:pStyle w:val="PargrafodaLista"/>
      </w:pPr>
      <w:r w:rsidRPr="00502CB6">
        <w:t>Essa convenção não impede a reatribuição do valor da variável, mas serve como um indicador para </w:t>
      </w:r>
      <w:r w:rsidRPr="00502CB6">
        <w:rPr>
          <w:i/>
          <w:iCs/>
        </w:rPr>
        <w:t>outros programadores</w:t>
      </w:r>
      <w:r w:rsidRPr="00502CB6">
        <w:t> de que o valor deve ser tratado como constante e não deve ser modificado.</w:t>
      </w:r>
    </w:p>
    <w:p w14:paraId="772F9F86" w14:textId="77777777" w:rsidR="00502CB6" w:rsidRPr="00502CB6" w:rsidRDefault="00502CB6" w:rsidP="00502CB6">
      <w:pPr>
        <w:pStyle w:val="PargrafodaLista"/>
      </w:pPr>
      <w:r w:rsidRPr="00502CB6">
        <w:t>A Aceitação da Convenção:</w:t>
      </w:r>
    </w:p>
    <w:p w14:paraId="7907C05A" w14:textId="77777777" w:rsidR="00502CB6" w:rsidRPr="00502CB6" w:rsidRDefault="00502CB6" w:rsidP="00502CB6">
      <w:pPr>
        <w:pStyle w:val="PargrafodaLista"/>
      </w:pPr>
      <w:r w:rsidRPr="00502CB6">
        <w:t>A abordagem flexível adotada por Python em relação às constantes tem sido amplamente aceita pela comunidade de programadores. </w:t>
      </w:r>
      <w:r w:rsidRPr="00502CB6">
        <w:rPr>
          <w:b/>
          <w:bCs/>
          <w:i/>
          <w:iCs/>
        </w:rPr>
        <w:t>A filosofia do Python</w:t>
      </w:r>
      <w:r w:rsidRPr="00502CB6">
        <w:t xml:space="preserve">, expressa no Zen do Python, enfatiza a legibilidade e a simplicidade do código. A ausência de uma declaração formal de </w:t>
      </w:r>
      <w:r w:rsidRPr="00502CB6">
        <w:lastRenderedPageBreak/>
        <w:t>constantes alinha-se com o princípio de que "explícito é melhor do que implícito" e permite uma maior flexibilidade no desenvolvimento.</w:t>
      </w:r>
    </w:p>
    <w:p w14:paraId="396B3375" w14:textId="77777777" w:rsidR="00502CB6" w:rsidRPr="00502CB6" w:rsidRDefault="00502CB6" w:rsidP="00502CB6">
      <w:pPr>
        <w:pStyle w:val="PargrafodaLista"/>
      </w:pPr>
      <w:r w:rsidRPr="00502CB6">
        <w:t>A flexibilidade na abordagem de constantes em Python também reflete </w:t>
      </w:r>
      <w:r w:rsidRPr="00502CB6">
        <w:rPr>
          <w:i/>
          <w:iCs/>
        </w:rPr>
        <w:t>a confiança na responsabilidade do programador</w:t>
      </w:r>
      <w:r w:rsidRPr="00502CB6">
        <w:t>. Ao não impor restrições rígidas sobre a modificação de variáveis marcadas como constantes, Python coloca a ênfase na colaboração e confiança dentro da comunidade.</w:t>
      </w:r>
    </w:p>
    <w:p w14:paraId="60A1E598" w14:textId="77777777" w:rsidR="00502CB6" w:rsidRPr="00502CB6" w:rsidRDefault="00502CB6" w:rsidP="00502CB6">
      <w:pPr>
        <w:pStyle w:val="PargrafodaLista"/>
      </w:pPr>
      <w:r w:rsidRPr="00502CB6">
        <w:t>Exemplos Práticos:</w:t>
      </w:r>
    </w:p>
    <w:p w14:paraId="3DF1ED1B" w14:textId="77777777" w:rsidR="00502CB6" w:rsidRPr="00502CB6" w:rsidRDefault="00502CB6" w:rsidP="00502CB6">
      <w:pPr>
        <w:pStyle w:val="PargrafodaLista"/>
      </w:pPr>
      <w:r w:rsidRPr="00502CB6">
        <w:t># Constantes matemáticas</w:t>
      </w:r>
    </w:p>
    <w:p w14:paraId="05220C70" w14:textId="77777777" w:rsidR="00502CB6" w:rsidRPr="00502CB6" w:rsidRDefault="00502CB6" w:rsidP="00502CB6">
      <w:pPr>
        <w:pStyle w:val="PargrafodaLista"/>
      </w:pPr>
      <w:r w:rsidRPr="00502CB6">
        <w:t>PI = 3.14159</w:t>
      </w:r>
    </w:p>
    <w:p w14:paraId="0643E02F" w14:textId="77777777" w:rsidR="00502CB6" w:rsidRPr="00502CB6" w:rsidRDefault="00502CB6" w:rsidP="00502CB6">
      <w:pPr>
        <w:pStyle w:val="PargrafodaLista"/>
      </w:pPr>
      <w:r w:rsidRPr="00502CB6">
        <w:t>EULER_NUMBER = 2.71828</w:t>
      </w:r>
    </w:p>
    <w:p w14:paraId="74FC2717" w14:textId="77777777" w:rsidR="00502CB6" w:rsidRPr="00502CB6" w:rsidRDefault="00502CB6" w:rsidP="00502CB6">
      <w:pPr>
        <w:pStyle w:val="PargrafodaLista"/>
      </w:pPr>
    </w:p>
    <w:p w14:paraId="08748A28" w14:textId="77777777" w:rsidR="00502CB6" w:rsidRPr="00502CB6" w:rsidRDefault="00502CB6" w:rsidP="00502CB6">
      <w:pPr>
        <w:pStyle w:val="PargrafodaLista"/>
      </w:pPr>
      <w:r w:rsidRPr="00502CB6">
        <w:t># Constantes de configuração</w:t>
      </w:r>
    </w:p>
    <w:p w14:paraId="79E4CA1D" w14:textId="77777777" w:rsidR="00502CB6" w:rsidRPr="00502CB6" w:rsidRDefault="00502CB6" w:rsidP="00502CB6">
      <w:pPr>
        <w:pStyle w:val="PargrafodaLista"/>
      </w:pPr>
      <w:r w:rsidRPr="00502CB6">
        <w:t>MAX_TENTATIVAS = 3</w:t>
      </w:r>
    </w:p>
    <w:p w14:paraId="592AB378" w14:textId="77777777" w:rsidR="00502CB6" w:rsidRPr="00502CB6" w:rsidRDefault="00502CB6" w:rsidP="00502CB6">
      <w:pPr>
        <w:pStyle w:val="PargrafodaLista"/>
      </w:pPr>
      <w:r w:rsidRPr="00502CB6">
        <w:t>TEMPO_LIMITE = 60</w:t>
      </w:r>
    </w:p>
    <w:p w14:paraId="5633E307" w14:textId="77777777" w:rsidR="00502CB6" w:rsidRPr="00502CB6" w:rsidRDefault="00502CB6" w:rsidP="00502CB6">
      <w:pPr>
        <w:pStyle w:val="PargrafodaLista"/>
      </w:pPr>
    </w:p>
    <w:p w14:paraId="1F99549E" w14:textId="77777777" w:rsidR="00502CB6" w:rsidRPr="00502CB6" w:rsidRDefault="00502CB6" w:rsidP="00502CB6">
      <w:pPr>
        <w:pStyle w:val="PargrafodaLista"/>
      </w:pPr>
      <w:r w:rsidRPr="00502CB6">
        <w:t># Constantes de mensagens</w:t>
      </w:r>
    </w:p>
    <w:p w14:paraId="584FF967" w14:textId="77777777" w:rsidR="00502CB6" w:rsidRPr="00502CB6" w:rsidRDefault="00502CB6" w:rsidP="00502CB6">
      <w:pPr>
        <w:pStyle w:val="PargrafodaLista"/>
      </w:pPr>
      <w:r w:rsidRPr="00502CB6">
        <w:t>MENSAGEM_BOAS_VINDAS = "Bem-vindo ao programa!"</w:t>
      </w:r>
    </w:p>
    <w:p w14:paraId="0F1FD39D" w14:textId="77777777" w:rsidR="00502CB6" w:rsidRPr="00502CB6" w:rsidRDefault="00502CB6" w:rsidP="00502CB6">
      <w:pPr>
        <w:pStyle w:val="PargrafodaLista"/>
      </w:pPr>
    </w:p>
    <w:p w14:paraId="5305F6CA" w14:textId="77777777" w:rsidR="00502CB6" w:rsidRPr="00502CB6" w:rsidRDefault="00502CB6" w:rsidP="00502CB6">
      <w:pPr>
        <w:pStyle w:val="PargrafodaLista"/>
      </w:pPr>
      <w:r w:rsidRPr="00502CB6">
        <w:t># Constantes de status</w:t>
      </w:r>
    </w:p>
    <w:p w14:paraId="26D98B89" w14:textId="77777777" w:rsidR="00502CB6" w:rsidRPr="00502CB6" w:rsidRDefault="00502CB6" w:rsidP="00502CB6">
      <w:pPr>
        <w:pStyle w:val="PargrafodaLista"/>
      </w:pPr>
      <w:r w:rsidRPr="00502CB6">
        <w:t>STATUS_ATIVO = "ativo"</w:t>
      </w:r>
    </w:p>
    <w:p w14:paraId="02CACCAF" w14:textId="77777777" w:rsidR="00502CB6" w:rsidRPr="00502CB6" w:rsidRDefault="00502CB6" w:rsidP="00502CB6">
      <w:pPr>
        <w:pStyle w:val="PargrafodaLista"/>
      </w:pPr>
      <w:r w:rsidRPr="00502CB6">
        <w:t>STATUS_INATIVO = "inativo"</w:t>
      </w:r>
    </w:p>
    <w:p w14:paraId="391AF4BF" w14:textId="77777777" w:rsidR="00502CB6" w:rsidRPr="00502CB6" w:rsidRDefault="00502CB6" w:rsidP="00502CB6">
      <w:pPr>
        <w:pStyle w:val="PargrafodaLista"/>
      </w:pPr>
      <w:r w:rsidRPr="00502CB6">
        <w:t>Esses exemplos ilustram a convenção de usar letras </w:t>
      </w:r>
      <w:r w:rsidRPr="00502CB6">
        <w:rPr>
          <w:i/>
          <w:iCs/>
          <w:u w:val="single"/>
        </w:rPr>
        <w:t xml:space="preserve">maiúsculas e </w:t>
      </w:r>
      <w:proofErr w:type="spellStart"/>
      <w:r w:rsidRPr="00502CB6">
        <w:rPr>
          <w:i/>
          <w:iCs/>
          <w:u w:val="single"/>
        </w:rPr>
        <w:t>underscores</w:t>
      </w:r>
      <w:proofErr w:type="spellEnd"/>
      <w:r w:rsidRPr="00502CB6">
        <w:t> para denotar constantes em Python. Apesar de não haver impedimento para reatribuir valores a essas variáveis, a comunidade confia na integridade dos desenvolvedores para respeitar a convenção.</w:t>
      </w:r>
    </w:p>
    <w:p w14:paraId="5A2C0C71" w14:textId="77777777" w:rsidR="00502CB6" w:rsidRPr="00502CB6" w:rsidRDefault="00502CB6" w:rsidP="00502CB6">
      <w:pPr>
        <w:pStyle w:val="PargrafodaLista"/>
      </w:pPr>
      <w:r w:rsidRPr="00502CB6">
        <w:t>Conclusão:</w:t>
      </w:r>
    </w:p>
    <w:p w14:paraId="66E63FB6" w14:textId="77777777" w:rsidR="00502CB6" w:rsidRPr="00502CB6" w:rsidRDefault="00502CB6" w:rsidP="00502CB6">
      <w:pPr>
        <w:pStyle w:val="PargrafodaLista"/>
      </w:pPr>
      <w:r w:rsidRPr="00502CB6">
        <w:t>A abordagem flexível em relação às constantes em Python demonstra a confiança na responsabilidade do programador e promove a legibilidade e simplicidade do código. Embora a linguagem não tenha uma palavra-chave específica para constantes, a convenção de nomenclatura é amplamente adotada, facilitando a identificação e manutenção de valores constantes no código-fonte.</w:t>
      </w:r>
    </w:p>
    <w:p w14:paraId="2A272234" w14:textId="77777777" w:rsidR="00502CB6" w:rsidRPr="00502CB6" w:rsidRDefault="00502CB6" w:rsidP="00502CB6">
      <w:pPr>
        <w:pStyle w:val="PargrafodaLista"/>
      </w:pPr>
      <w:r w:rsidRPr="00502CB6">
        <w:t>Ao adotar essa abordagem, Python continua a prosperar como uma linguagem acessível e poderosa, oferecendo aos programadores uma estrutura que permite expressar suas ideias de maneira eficiente e elegante</w:t>
      </w:r>
    </w:p>
    <w:p w14:paraId="759FAEA7" w14:textId="77777777" w:rsidR="00502CB6" w:rsidRDefault="00502CB6" w:rsidP="000872FE">
      <w:pPr>
        <w:pStyle w:val="PargrafodaLista"/>
      </w:pPr>
    </w:p>
    <w:p w14:paraId="4656CE95" w14:textId="77777777" w:rsidR="00502CB6" w:rsidRDefault="00502CB6" w:rsidP="000872FE">
      <w:pPr>
        <w:pStyle w:val="PargrafodaLista"/>
      </w:pPr>
    </w:p>
    <w:p w14:paraId="43BC28EA" w14:textId="77777777" w:rsidR="000872FE" w:rsidRDefault="00A20ECD" w:rsidP="00A20ECD">
      <w:pPr>
        <w:pStyle w:val="PargrafodaLista"/>
        <w:numPr>
          <w:ilvl w:val="0"/>
          <w:numId w:val="1"/>
        </w:numPr>
      </w:pPr>
      <w:r w:rsidRPr="00A20ECD">
        <w:t>O que é f-</w:t>
      </w:r>
      <w:proofErr w:type="spellStart"/>
      <w:r w:rsidRPr="00A20ECD">
        <w:t>string</w:t>
      </w:r>
      <w:proofErr w:type="spellEnd"/>
      <w:r w:rsidRPr="00A20ECD">
        <w:t xml:space="preserve"> (Formatação de </w:t>
      </w:r>
      <w:proofErr w:type="spellStart"/>
      <w:r w:rsidRPr="00A20ECD">
        <w:t>Strings</w:t>
      </w:r>
      <w:proofErr w:type="spellEnd"/>
      <w:r w:rsidRPr="00A20ECD">
        <w:t xml:space="preserve"> com f"...") e por que ela é mais moderna e fácil de ler do que </w:t>
      </w:r>
      <w:proofErr w:type="gramStart"/>
      <w:r w:rsidRPr="00A20ECD">
        <w:t>o .</w:t>
      </w:r>
      <w:proofErr w:type="spellStart"/>
      <w:r w:rsidRPr="00A20ECD">
        <w:t>format</w:t>
      </w:r>
      <w:proofErr w:type="spellEnd"/>
      <w:proofErr w:type="gramEnd"/>
      <w:r w:rsidRPr="00A20ECD">
        <w:t xml:space="preserve">()? </w:t>
      </w:r>
    </w:p>
    <w:p w14:paraId="247A642A" w14:textId="77777777" w:rsidR="000872FE" w:rsidRDefault="000872FE" w:rsidP="000872FE">
      <w:pPr>
        <w:pStyle w:val="PargrafodaLista"/>
      </w:pPr>
    </w:p>
    <w:p w14:paraId="32A94191" w14:textId="77777777" w:rsidR="00A24306" w:rsidRPr="00A24306" w:rsidRDefault="00A24306" w:rsidP="00A24306">
      <w:pPr>
        <w:pStyle w:val="PargrafodaLista"/>
      </w:pPr>
      <w:hyperlink r:id="rId54" w:tgtFrame="_blank" w:history="1">
        <w:r w:rsidRPr="00A24306">
          <w:rPr>
            <w:rStyle w:val="Hyperlink"/>
          </w:rPr>
          <w:t>As </w:t>
        </w:r>
        <w:r w:rsidRPr="00A24306">
          <w:rPr>
            <w:rStyle w:val="Hyperlink"/>
            <w:b/>
            <w:bCs/>
          </w:rPr>
          <w:t>f-strings</w:t>
        </w:r>
        <w:r w:rsidRPr="00A24306">
          <w:rPr>
            <w:rStyle w:val="Hyperlink"/>
          </w:rPr>
          <w:t> (ou literais de string formatados) são uma forma moderna e mais fácil de ler do que o </w:t>
        </w:r>
        <w:proofErr w:type="gramStart"/>
        <w:r w:rsidRPr="00A24306">
          <w:rPr>
            <w:rStyle w:val="Hyperlink"/>
          </w:rPr>
          <w:t>método .format</w:t>
        </w:r>
        <w:proofErr w:type="gramEnd"/>
        <w:r w:rsidRPr="00A24306">
          <w:rPr>
            <w:rStyle w:val="Hyperlink"/>
          </w:rPr>
          <w:t>(). Elas foram introduzidas no Python 3.6 e permitem incorporar expressões Python diretamente dentro de chaves {}. Por exemplo, a f-string </w:t>
        </w:r>
        <w:proofErr w:type="gramStart"/>
        <w:r w:rsidRPr="00A24306">
          <w:rPr>
            <w:rStyle w:val="Hyperlink"/>
          </w:rPr>
          <w:t>print(</w:t>
        </w:r>
        <w:proofErr w:type="gramEnd"/>
        <w:r w:rsidRPr="00A24306">
          <w:rPr>
            <w:rStyle w:val="Hyperlink"/>
          </w:rPr>
          <w:t>f"Olá, {nome}") é mais legível e concisa do que </w:t>
        </w:r>
        <w:proofErr w:type="gramStart"/>
        <w:r w:rsidRPr="00A24306">
          <w:rPr>
            <w:rStyle w:val="Hyperlink"/>
          </w:rPr>
          <w:t>print(</w:t>
        </w:r>
        <w:proofErr w:type="gramEnd"/>
        <w:r w:rsidRPr="00A24306">
          <w:rPr>
            <w:rStyle w:val="Hyperlink"/>
          </w:rPr>
          <w:t>"%s, Olá." % (nome)), pois elimina a necessidade de concatenar strings e variáveis, tornando o código mais fácil de manter. Além disso, as f-strings são mais rápidas do que métodos tradicionais de formatação, pois são avaliadas em tempo de execução, o que melhora o desempenho do código. </w:t>
        </w:r>
      </w:hyperlink>
    </w:p>
    <w:p w14:paraId="2245393C" w14:textId="77777777" w:rsidR="00A24306" w:rsidRPr="00A24306" w:rsidRDefault="00A24306" w:rsidP="00A24306">
      <w:pPr>
        <w:pStyle w:val="PargrafodaLista"/>
        <w:rPr>
          <w:rStyle w:val="Hyperlink"/>
        </w:rPr>
      </w:pPr>
      <w:r w:rsidRPr="00A24306">
        <w:fldChar w:fldCharType="begin"/>
      </w:r>
      <w:r w:rsidRPr="00A24306">
        <w:instrText>HYPERLINK "https://www.bing.com/ck/a?!&amp;&amp;p=de6ff8fdb7065a4f0036c0bb144c3151d56eb33769b43d46f227253b0564101dJmltdHM9MTc4NzAxMTIwMA&amp;ptn=3&amp;ver=2&amp;hsh=4&amp;fclid=2afcf336-4ee8-6d84-2957-e4824ffe6c83&amp;u=a1aHR0cHM6Ly93d3cuZGF0YWNhbXAuY29tL3B0L3R1dG9yaWFsL3B5dGhvbi1mLXN0cmluZw&amp;ntb=1" \t "_blank"</w:instrText>
      </w:r>
      <w:r w:rsidRPr="00A24306">
        <w:fldChar w:fldCharType="separate"/>
      </w:r>
    </w:p>
    <w:p w14:paraId="54B1794E" w14:textId="77777777" w:rsidR="00A24306" w:rsidRPr="00A24306" w:rsidRDefault="00A24306" w:rsidP="00A24306">
      <w:pPr>
        <w:pStyle w:val="PargrafodaLista"/>
        <w:rPr>
          <w:rStyle w:val="Hyperlink"/>
        </w:rPr>
      </w:pPr>
      <w:r w:rsidRPr="00A24306">
        <w:rPr>
          <w:rStyle w:val="Hyperlink"/>
        </w:rPr>
        <w:t>DataCamp</w:t>
      </w:r>
      <w:r w:rsidRPr="00A24306">
        <w:rPr>
          <w:rStyle w:val="Hyperlink"/>
          <w:b/>
          <w:bCs/>
        </w:rPr>
        <w:t>+3</w:t>
      </w:r>
    </w:p>
    <w:p w14:paraId="37877C41" w14:textId="77777777" w:rsidR="00A24306" w:rsidRPr="00A24306" w:rsidRDefault="00A24306" w:rsidP="00A24306">
      <w:pPr>
        <w:pStyle w:val="PargrafodaLista"/>
      </w:pPr>
      <w:r w:rsidRPr="00A24306">
        <w:fldChar w:fldCharType="end"/>
      </w:r>
    </w:p>
    <w:p w14:paraId="7AB707D0" w14:textId="77777777" w:rsidR="00A24306" w:rsidRDefault="00A24306" w:rsidP="000872FE">
      <w:pPr>
        <w:pStyle w:val="PargrafodaLista"/>
      </w:pPr>
    </w:p>
    <w:p w14:paraId="2AD96721" w14:textId="77777777" w:rsidR="00A24306" w:rsidRDefault="00A24306" w:rsidP="000872FE">
      <w:pPr>
        <w:pStyle w:val="PargrafodaLista"/>
      </w:pPr>
    </w:p>
    <w:p w14:paraId="6BDACE5E" w14:textId="77777777" w:rsidR="000872FE" w:rsidRDefault="00A20ECD" w:rsidP="00A20ECD">
      <w:pPr>
        <w:pStyle w:val="PargrafodaLista"/>
        <w:numPr>
          <w:ilvl w:val="0"/>
          <w:numId w:val="1"/>
        </w:numPr>
      </w:pPr>
      <w:r w:rsidRPr="00A20ECD">
        <w:t xml:space="preserve">O que é o </w:t>
      </w:r>
      <w:proofErr w:type="gramStart"/>
      <w:r w:rsidRPr="00A20ECD">
        <w:t>método .strip</w:t>
      </w:r>
      <w:proofErr w:type="gramEnd"/>
      <w:r w:rsidRPr="00A20ECD">
        <w:t xml:space="preserve">() em Python e por que ele é indispensável para limpar dados digitados pelo usuário no </w:t>
      </w:r>
      <w:proofErr w:type="gramStart"/>
      <w:r w:rsidRPr="00A20ECD">
        <w:t>input(</w:t>
      </w:r>
      <w:proofErr w:type="gramEnd"/>
      <w:r w:rsidRPr="00A20ECD">
        <w:t xml:space="preserve">)? </w:t>
      </w:r>
    </w:p>
    <w:p w14:paraId="442BCDC8" w14:textId="77777777" w:rsidR="000872FE" w:rsidRDefault="000872FE" w:rsidP="000872FE">
      <w:pPr>
        <w:pStyle w:val="PargrafodaLista"/>
      </w:pPr>
    </w:p>
    <w:p w14:paraId="099534BD" w14:textId="77777777" w:rsidR="00A24306" w:rsidRPr="00A24306" w:rsidRDefault="00A24306" w:rsidP="00A24306">
      <w:pPr>
        <w:pStyle w:val="PargrafodaLista"/>
      </w:pPr>
      <w:hyperlink r:id="rId55" w:tgtFrame="_blank" w:history="1">
        <w:r w:rsidRPr="00A24306">
          <w:rPr>
            <w:rStyle w:val="Hyperlink"/>
          </w:rPr>
          <w:t>O </w:t>
        </w:r>
        <w:proofErr w:type="gramStart"/>
        <w:r w:rsidRPr="00A24306">
          <w:rPr>
            <w:rStyle w:val="Hyperlink"/>
          </w:rPr>
          <w:t>método </w:t>
        </w:r>
        <w:r w:rsidRPr="00A24306">
          <w:rPr>
            <w:rStyle w:val="Hyperlink"/>
            <w:b/>
            <w:bCs/>
          </w:rPr>
          <w:t>.strip</w:t>
        </w:r>
        <w:proofErr w:type="gramEnd"/>
        <w:r w:rsidRPr="00A24306">
          <w:rPr>
            <w:rStyle w:val="Hyperlink"/>
            <w:b/>
            <w:bCs/>
          </w:rPr>
          <w:t>()</w:t>
        </w:r>
        <w:r w:rsidRPr="00A24306">
          <w:rPr>
            <w:rStyle w:val="Hyperlink"/>
          </w:rPr>
          <w:t> em Python é uma função essencial para manipular strings. Ele </w:t>
        </w:r>
        <w:r w:rsidRPr="00A24306">
          <w:rPr>
            <w:rStyle w:val="Hyperlink"/>
            <w:b/>
            <w:bCs/>
          </w:rPr>
          <w:t>remove espaços em branco</w:t>
        </w:r>
        <w:r w:rsidRPr="00A24306">
          <w:rPr>
            <w:rStyle w:val="Hyperlink"/>
          </w:rPr>
          <w:t> do início e do final de uma string, retornando uma nova string sem esses espaços. É especialmente útil para limpar dados digitados pelo usuário, pois pode remover caracteres indesejados, como tabulações e quebras de linha, garantindo que os dados sejam tratados de forma padronizada e eficiente. </w:t>
        </w:r>
      </w:hyperlink>
    </w:p>
    <w:p w14:paraId="3C14F8F9" w14:textId="77777777" w:rsidR="00A24306" w:rsidRPr="00A24306" w:rsidRDefault="00A24306" w:rsidP="00A24306">
      <w:pPr>
        <w:pStyle w:val="PargrafodaLista"/>
        <w:rPr>
          <w:rStyle w:val="Hyperlink"/>
        </w:rPr>
      </w:pPr>
      <w:r w:rsidRPr="00A24306">
        <w:fldChar w:fldCharType="begin"/>
      </w:r>
      <w:r w:rsidRPr="00A24306">
        <w:instrText>HYPERLINK "https://www.bing.com/ck/a?!&amp;&amp;p=fad304c9bc75a7cf2e52a1f6b3825325bad20dc04fceb084675a72e1a6d02739JmltdHM9MTc4NzAxMTIwMA&amp;ptn=3&amp;ver=2&amp;hsh=4&amp;fclid=2afcf336-4ee8-6d84-2957-e4824ffe6c83&amp;u=a1aHR0cHM6Ly93d3cuZ3VydTk5LmNvbS9wdC9weXRob24tc3RyaW5nLXN0cmlwLmh0bWw&amp;ntb=1" \t "_blank"</w:instrText>
      </w:r>
      <w:r w:rsidRPr="00A24306">
        <w:fldChar w:fldCharType="separate"/>
      </w:r>
    </w:p>
    <w:p w14:paraId="0BA038C9" w14:textId="77777777" w:rsidR="00A24306" w:rsidRPr="00A24306" w:rsidRDefault="00A24306" w:rsidP="00A24306">
      <w:pPr>
        <w:pStyle w:val="PargrafodaLista"/>
        <w:rPr>
          <w:rStyle w:val="Hyperlink"/>
        </w:rPr>
      </w:pPr>
      <w:r w:rsidRPr="00A24306">
        <w:rPr>
          <w:rStyle w:val="Hyperlink"/>
        </w:rPr>
        <w:t>Guru99</w:t>
      </w:r>
      <w:r w:rsidRPr="00A24306">
        <w:rPr>
          <w:rStyle w:val="Hyperlink"/>
          <w:b/>
          <w:bCs/>
        </w:rPr>
        <w:t>+5</w:t>
      </w:r>
    </w:p>
    <w:p w14:paraId="1CAF1FB5" w14:textId="77777777" w:rsidR="00A24306" w:rsidRPr="00A24306" w:rsidRDefault="00A24306" w:rsidP="00A24306">
      <w:pPr>
        <w:pStyle w:val="PargrafodaLista"/>
      </w:pPr>
      <w:r w:rsidRPr="00A24306">
        <w:fldChar w:fldCharType="end"/>
      </w:r>
    </w:p>
    <w:p w14:paraId="2EB9CC49" w14:textId="77777777" w:rsidR="00A24306" w:rsidRDefault="00A24306" w:rsidP="000872FE">
      <w:pPr>
        <w:pStyle w:val="PargrafodaLista"/>
      </w:pPr>
    </w:p>
    <w:p w14:paraId="5698C8A1" w14:textId="1D9D5F43" w:rsidR="00A24306" w:rsidRDefault="00A24306" w:rsidP="00A24306">
      <w:pPr>
        <w:pStyle w:val="PargrafodaLista"/>
        <w:numPr>
          <w:ilvl w:val="0"/>
          <w:numId w:val="1"/>
        </w:numPr>
      </w:pPr>
      <w:r>
        <w:t xml:space="preserve"> </w:t>
      </w:r>
      <w:r w:rsidR="00A20ECD" w:rsidRPr="00A20ECD">
        <w:t xml:space="preserve">O que faz o método </w:t>
      </w:r>
      <w:proofErr w:type="spellStart"/>
      <w:proofErr w:type="gramStart"/>
      <w:r w:rsidR="00A20ECD" w:rsidRPr="00A20ECD">
        <w:t>title</w:t>
      </w:r>
      <w:proofErr w:type="spellEnd"/>
      <w:r w:rsidR="00A20ECD" w:rsidRPr="00A20ECD">
        <w:t>(</w:t>
      </w:r>
      <w:proofErr w:type="gramEnd"/>
      <w:r w:rsidR="00A20ECD" w:rsidRPr="00A20ECD">
        <w:t>) em Python?</w:t>
      </w:r>
    </w:p>
    <w:p w14:paraId="251DCD5B" w14:textId="77777777" w:rsidR="00A24306" w:rsidRDefault="00A24306" w:rsidP="00A24306">
      <w:pPr>
        <w:pStyle w:val="PargrafodaLista"/>
        <w:ind w:left="1211"/>
      </w:pPr>
    </w:p>
    <w:p w14:paraId="7726AA8E" w14:textId="77777777" w:rsidR="00A24306" w:rsidRDefault="00A24306" w:rsidP="00A24306">
      <w:pPr>
        <w:pStyle w:val="PargrafodaLista"/>
        <w:ind w:left="1211"/>
      </w:pPr>
    </w:p>
    <w:p w14:paraId="46B03910" w14:textId="77777777" w:rsidR="00A24306" w:rsidRPr="00A24306" w:rsidRDefault="00A24306" w:rsidP="00A24306">
      <w:pPr>
        <w:pStyle w:val="PargrafodaLista"/>
        <w:ind w:left="1211"/>
      </w:pPr>
      <w:r w:rsidRPr="00A24306">
        <w:t>O método </w:t>
      </w:r>
      <w:proofErr w:type="spellStart"/>
      <w:proofErr w:type="gramStart"/>
      <w:r w:rsidRPr="00A24306">
        <w:rPr>
          <w:b/>
          <w:bCs/>
        </w:rPr>
        <w:t>title</w:t>
      </w:r>
      <w:proofErr w:type="spellEnd"/>
      <w:r w:rsidRPr="00A24306">
        <w:rPr>
          <w:b/>
          <w:bCs/>
        </w:rPr>
        <w:t>(</w:t>
      </w:r>
      <w:proofErr w:type="gramEnd"/>
      <w:r w:rsidRPr="00A24306">
        <w:rPr>
          <w:b/>
          <w:bCs/>
        </w:rPr>
        <w:t>)</w:t>
      </w:r>
      <w:r w:rsidRPr="00A24306">
        <w:t> em Python retorna uma </w:t>
      </w:r>
      <w:r w:rsidRPr="00A24306">
        <w:rPr>
          <w:b/>
          <w:bCs/>
        </w:rPr>
        <w:t xml:space="preserve">nova </w:t>
      </w:r>
      <w:proofErr w:type="spellStart"/>
      <w:r w:rsidRPr="00A24306">
        <w:rPr>
          <w:b/>
          <w:bCs/>
        </w:rPr>
        <w:t>string</w:t>
      </w:r>
      <w:proofErr w:type="spellEnd"/>
      <w:r w:rsidRPr="00A24306">
        <w:t> onde </w:t>
      </w:r>
      <w:r w:rsidRPr="00A24306">
        <w:rPr>
          <w:b/>
          <w:bCs/>
        </w:rPr>
        <w:t>a primeira letra de cada palavra está em maiúscula</w:t>
      </w:r>
      <w:r w:rsidRPr="00A24306">
        <w:t> e as demais letras estão em minúscula.</w:t>
      </w:r>
    </w:p>
    <w:p w14:paraId="718A032F" w14:textId="77777777" w:rsidR="00A24306" w:rsidRPr="00A24306" w:rsidRDefault="00A24306" w:rsidP="00A24306">
      <w:pPr>
        <w:pStyle w:val="PargrafodaLista"/>
        <w:ind w:left="1211"/>
      </w:pPr>
      <w:r w:rsidRPr="00A24306">
        <w:rPr>
          <w:rFonts w:ascii="Segoe UI Emoji" w:hAnsi="Segoe UI Emoji" w:cs="Segoe UI Emoji"/>
        </w:rPr>
        <w:t>📌</w:t>
      </w:r>
      <w:r w:rsidRPr="00A24306">
        <w:t> </w:t>
      </w:r>
      <w:r w:rsidRPr="00A24306">
        <w:rPr>
          <w:b/>
          <w:bCs/>
        </w:rPr>
        <w:t>Sintaxe:</w:t>
      </w:r>
    </w:p>
    <w:p w14:paraId="56A92340" w14:textId="77777777" w:rsidR="00A24306" w:rsidRPr="00A24306" w:rsidRDefault="00A24306" w:rsidP="00A24306">
      <w:pPr>
        <w:pStyle w:val="PargrafodaLista"/>
        <w:ind w:left="1211"/>
      </w:pPr>
      <w:r w:rsidRPr="00A24306">
        <w:t>Python</w:t>
      </w:r>
    </w:p>
    <w:p w14:paraId="31BA2DC9" w14:textId="77777777" w:rsidR="00A24306" w:rsidRPr="00A24306" w:rsidRDefault="00A24306" w:rsidP="00A24306">
      <w:pPr>
        <w:pStyle w:val="PargrafodaLista"/>
        <w:ind w:left="1211"/>
      </w:pPr>
      <w:r w:rsidRPr="00A24306">
        <w:t>Copiar código</w:t>
      </w:r>
    </w:p>
    <w:p w14:paraId="4E7B4233" w14:textId="77777777" w:rsidR="00A24306" w:rsidRPr="00A24306" w:rsidRDefault="00A24306" w:rsidP="00A24306">
      <w:pPr>
        <w:pStyle w:val="PargrafodaLista"/>
        <w:ind w:left="1211"/>
      </w:pPr>
      <w:proofErr w:type="spellStart"/>
      <w:proofErr w:type="gramStart"/>
      <w:r w:rsidRPr="00A24306">
        <w:t>string.title</w:t>
      </w:r>
      <w:proofErr w:type="spellEnd"/>
      <w:proofErr w:type="gramEnd"/>
      <w:r w:rsidRPr="00A24306">
        <w:t>()</w:t>
      </w:r>
    </w:p>
    <w:p w14:paraId="69A7719F" w14:textId="77777777" w:rsidR="00A24306" w:rsidRPr="00A24306" w:rsidRDefault="00A24306" w:rsidP="00A24306">
      <w:pPr>
        <w:pStyle w:val="PargrafodaLista"/>
        <w:ind w:left="1211"/>
      </w:pPr>
      <w:r w:rsidRPr="00A24306">
        <w:rPr>
          <w:rFonts w:ascii="Segoe UI Emoji" w:hAnsi="Segoe UI Emoji" w:cs="Segoe UI Emoji"/>
        </w:rPr>
        <w:t>📌</w:t>
      </w:r>
      <w:r w:rsidRPr="00A24306">
        <w:t> </w:t>
      </w:r>
      <w:r w:rsidRPr="00A24306">
        <w:rPr>
          <w:b/>
          <w:bCs/>
        </w:rPr>
        <w:t>Exemplo básico:</w:t>
      </w:r>
    </w:p>
    <w:p w14:paraId="57BECB75" w14:textId="77777777" w:rsidR="00A24306" w:rsidRPr="00A24306" w:rsidRDefault="00A24306" w:rsidP="00A24306">
      <w:pPr>
        <w:pStyle w:val="PargrafodaLista"/>
        <w:ind w:left="1211"/>
      </w:pPr>
      <w:r w:rsidRPr="00A24306">
        <w:t>Python</w:t>
      </w:r>
    </w:p>
    <w:p w14:paraId="4D903A85" w14:textId="77777777" w:rsidR="00A24306" w:rsidRPr="00A24306" w:rsidRDefault="00A24306" w:rsidP="00A24306">
      <w:pPr>
        <w:pStyle w:val="PargrafodaLista"/>
        <w:ind w:left="1211"/>
      </w:pPr>
      <w:r w:rsidRPr="00A24306">
        <w:lastRenderedPageBreak/>
        <w:t>Copiar código</w:t>
      </w:r>
    </w:p>
    <w:p w14:paraId="3121D330" w14:textId="77777777" w:rsidR="00A24306" w:rsidRPr="00A24306" w:rsidRDefault="00A24306" w:rsidP="00A24306">
      <w:pPr>
        <w:pStyle w:val="PargrafodaLista"/>
        <w:ind w:left="1211"/>
      </w:pPr>
      <w:r w:rsidRPr="00A24306">
        <w:t>texto = "</w:t>
      </w:r>
      <w:proofErr w:type="spellStart"/>
      <w:r w:rsidRPr="00A24306">
        <w:t>python</w:t>
      </w:r>
      <w:proofErr w:type="spellEnd"/>
      <w:r w:rsidRPr="00A24306">
        <w:t xml:space="preserve"> é incrível"</w:t>
      </w:r>
    </w:p>
    <w:p w14:paraId="79AFAE3A" w14:textId="77777777" w:rsidR="00A24306" w:rsidRPr="00A24306" w:rsidRDefault="00A24306" w:rsidP="00A24306">
      <w:pPr>
        <w:pStyle w:val="PargrafodaLista"/>
        <w:ind w:left="1211"/>
      </w:pPr>
      <w:r w:rsidRPr="00A24306">
        <w:t xml:space="preserve">resultado = </w:t>
      </w:r>
      <w:proofErr w:type="spellStart"/>
      <w:proofErr w:type="gramStart"/>
      <w:r w:rsidRPr="00A24306">
        <w:t>texto.title</w:t>
      </w:r>
      <w:proofErr w:type="spellEnd"/>
      <w:proofErr w:type="gramEnd"/>
      <w:r w:rsidRPr="00A24306">
        <w:t>()</w:t>
      </w:r>
    </w:p>
    <w:p w14:paraId="63BBE672" w14:textId="77777777" w:rsidR="00A24306" w:rsidRPr="00A24306" w:rsidRDefault="00A24306" w:rsidP="00A24306">
      <w:pPr>
        <w:pStyle w:val="PargrafodaLista"/>
        <w:ind w:left="1211"/>
      </w:pPr>
      <w:r w:rsidRPr="00A24306">
        <w:t>print(</w:t>
      </w:r>
      <w:proofErr w:type="gramStart"/>
      <w:r w:rsidRPr="00A24306">
        <w:t>resultado)  #</w:t>
      </w:r>
      <w:proofErr w:type="gramEnd"/>
      <w:r w:rsidRPr="00A24306">
        <w:t xml:space="preserve"> Saída: "Python É Incrível"</w:t>
      </w:r>
    </w:p>
    <w:p w14:paraId="3A849B86" w14:textId="77777777" w:rsidR="00A24306" w:rsidRPr="00A24306" w:rsidRDefault="00A24306" w:rsidP="00A24306">
      <w:pPr>
        <w:pStyle w:val="PargrafodaLista"/>
        <w:ind w:left="1211"/>
      </w:pPr>
      <w:r w:rsidRPr="00A24306">
        <w:t>Como funciona</w:t>
      </w:r>
    </w:p>
    <w:p w14:paraId="0C4F440A" w14:textId="77777777" w:rsidR="00A24306" w:rsidRPr="00A24306" w:rsidRDefault="00A24306" w:rsidP="00A24306">
      <w:pPr>
        <w:pStyle w:val="PargrafodaLista"/>
        <w:numPr>
          <w:ilvl w:val="0"/>
          <w:numId w:val="9"/>
        </w:numPr>
      </w:pPr>
      <w:r w:rsidRPr="00A24306">
        <w:t>Ele considera como "palavra" qualquer sequência de caracteres separada por </w:t>
      </w:r>
      <w:r w:rsidRPr="00A24306">
        <w:rPr>
          <w:b/>
          <w:bCs/>
        </w:rPr>
        <w:t>espaços</w:t>
      </w:r>
      <w:r w:rsidRPr="00A24306">
        <w:t> ou </w:t>
      </w:r>
      <w:r w:rsidRPr="00A24306">
        <w:rPr>
          <w:b/>
          <w:bCs/>
        </w:rPr>
        <w:t>caracteres não alfabéticos</w:t>
      </w:r>
      <w:r w:rsidRPr="00A24306">
        <w:t>.</w:t>
      </w:r>
    </w:p>
    <w:p w14:paraId="57F1FDBC" w14:textId="77777777" w:rsidR="00A24306" w:rsidRPr="00A24306" w:rsidRDefault="00A24306" w:rsidP="00A24306">
      <w:pPr>
        <w:pStyle w:val="PargrafodaLista"/>
        <w:numPr>
          <w:ilvl w:val="0"/>
          <w:numId w:val="9"/>
        </w:numPr>
      </w:pPr>
      <w:r w:rsidRPr="00A24306">
        <w:t>Se houver números ou símbolos, a letra logo após eles também será colocada em maiúscula.</w:t>
      </w:r>
    </w:p>
    <w:p w14:paraId="79A007C9" w14:textId="77777777" w:rsidR="00A24306" w:rsidRPr="00A24306" w:rsidRDefault="00A24306" w:rsidP="00A24306">
      <w:pPr>
        <w:pStyle w:val="PargrafodaLista"/>
        <w:ind w:left="1211"/>
      </w:pPr>
      <w:r w:rsidRPr="00A24306">
        <w:rPr>
          <w:rFonts w:ascii="Segoe UI Emoji" w:hAnsi="Segoe UI Emoji" w:cs="Segoe UI Emoji"/>
        </w:rPr>
        <w:t>📌</w:t>
      </w:r>
      <w:r w:rsidRPr="00A24306">
        <w:t> </w:t>
      </w:r>
      <w:r w:rsidRPr="00A24306">
        <w:rPr>
          <w:b/>
          <w:bCs/>
        </w:rPr>
        <w:t>Exemplo com números e símbolos:</w:t>
      </w:r>
    </w:p>
    <w:p w14:paraId="0B5798D8" w14:textId="77777777" w:rsidR="00A24306" w:rsidRPr="00A24306" w:rsidRDefault="00A24306" w:rsidP="00A24306">
      <w:pPr>
        <w:pStyle w:val="PargrafodaLista"/>
        <w:ind w:left="1211"/>
      </w:pPr>
      <w:r w:rsidRPr="00A24306">
        <w:t>Python</w:t>
      </w:r>
    </w:p>
    <w:p w14:paraId="3A8F3C75" w14:textId="77777777" w:rsidR="00A24306" w:rsidRPr="00A24306" w:rsidRDefault="00A24306" w:rsidP="00A24306">
      <w:pPr>
        <w:pStyle w:val="PargrafodaLista"/>
        <w:ind w:left="1211"/>
      </w:pPr>
      <w:r w:rsidRPr="00A24306">
        <w:t>Copiar código</w:t>
      </w:r>
    </w:p>
    <w:p w14:paraId="240F31DE" w14:textId="77777777" w:rsidR="00A24306" w:rsidRPr="00A24306" w:rsidRDefault="00A24306" w:rsidP="00A24306">
      <w:pPr>
        <w:pStyle w:val="PargrafodaLista"/>
        <w:ind w:left="1211"/>
      </w:pPr>
      <w:r w:rsidRPr="00A24306">
        <w:t xml:space="preserve">frase = "bem-vindo ao </w:t>
      </w:r>
      <w:proofErr w:type="spellStart"/>
      <w:r w:rsidRPr="00A24306">
        <w:t>python</w:t>
      </w:r>
      <w:proofErr w:type="spellEnd"/>
      <w:r w:rsidRPr="00A24306">
        <w:t xml:space="preserve"> 3.10"</w:t>
      </w:r>
    </w:p>
    <w:p w14:paraId="75F8D18F" w14:textId="77777777" w:rsidR="00A24306" w:rsidRPr="00A24306" w:rsidRDefault="00A24306" w:rsidP="00A24306">
      <w:pPr>
        <w:pStyle w:val="PargrafodaLista"/>
        <w:ind w:left="1211"/>
      </w:pPr>
      <w:r w:rsidRPr="00A24306">
        <w:t>print(</w:t>
      </w:r>
      <w:proofErr w:type="spellStart"/>
      <w:proofErr w:type="gramStart"/>
      <w:r w:rsidRPr="00A24306">
        <w:t>frase.title</w:t>
      </w:r>
      <w:proofErr w:type="spellEnd"/>
      <w:proofErr w:type="gramEnd"/>
      <w:r w:rsidRPr="00A24306">
        <w:t xml:space="preserve">())  </w:t>
      </w:r>
    </w:p>
    <w:p w14:paraId="658C58D4" w14:textId="77777777" w:rsidR="00A24306" w:rsidRPr="00A24306" w:rsidRDefault="00A24306" w:rsidP="00A24306">
      <w:pPr>
        <w:pStyle w:val="PargrafodaLista"/>
        <w:ind w:left="1211"/>
      </w:pPr>
      <w:r w:rsidRPr="00A24306">
        <w:t># Saída: "Bem-Vindo Ao Python 3.10"</w:t>
      </w:r>
    </w:p>
    <w:p w14:paraId="54389CD9" w14:textId="77777777" w:rsidR="00A24306" w:rsidRPr="00A24306" w:rsidRDefault="00A24306" w:rsidP="00A24306">
      <w:pPr>
        <w:pStyle w:val="PargrafodaLista"/>
        <w:ind w:left="1211"/>
      </w:pPr>
      <w:r w:rsidRPr="00A24306">
        <w:rPr>
          <w:rFonts w:ascii="Segoe UI Symbol" w:hAnsi="Segoe UI Symbol" w:cs="Segoe UI Symbol"/>
        </w:rPr>
        <w:t>⚠</w:t>
      </w:r>
      <w:r w:rsidRPr="00A24306">
        <w:t> </w:t>
      </w:r>
      <w:r w:rsidRPr="00A24306">
        <w:rPr>
          <w:b/>
          <w:bCs/>
        </w:rPr>
        <w:t>Observação importante</w:t>
      </w:r>
      <w:r w:rsidRPr="00A24306">
        <w:t>:</w:t>
      </w:r>
      <w:r w:rsidRPr="00A24306">
        <w:br/>
        <w:t>O </w:t>
      </w:r>
      <w:proofErr w:type="spellStart"/>
      <w:proofErr w:type="gramStart"/>
      <w:r w:rsidRPr="00A24306">
        <w:t>title</w:t>
      </w:r>
      <w:proofErr w:type="spellEnd"/>
      <w:r w:rsidRPr="00A24306">
        <w:t>(</w:t>
      </w:r>
      <w:proofErr w:type="gramEnd"/>
      <w:r w:rsidRPr="00A24306">
        <w:t>) pode não lidar bem com certas palavras que usam apóstrofos ou letras maiúsculas no meio (como nomes próprios ou siglas).</w:t>
      </w:r>
      <w:r w:rsidRPr="00A24306">
        <w:br/>
        <w:t>Para casos mais complexos, pode ser melhor usar </w:t>
      </w:r>
      <w:proofErr w:type="spellStart"/>
      <w:proofErr w:type="gramStart"/>
      <w:r w:rsidRPr="00A24306">
        <w:rPr>
          <w:b/>
          <w:bCs/>
        </w:rPr>
        <w:t>string.capwords</w:t>
      </w:r>
      <w:proofErr w:type="spellEnd"/>
      <w:proofErr w:type="gramEnd"/>
      <w:r w:rsidRPr="00A24306">
        <w:rPr>
          <w:b/>
          <w:bCs/>
        </w:rPr>
        <w:t>()</w:t>
      </w:r>
      <w:r w:rsidRPr="00A24306">
        <w:t> do módulo </w:t>
      </w:r>
      <w:proofErr w:type="spellStart"/>
      <w:r w:rsidRPr="00A24306">
        <w:t>string</w:t>
      </w:r>
      <w:proofErr w:type="spellEnd"/>
      <w:r w:rsidRPr="00A24306">
        <w:t> ou manipulação manual.</w:t>
      </w:r>
    </w:p>
    <w:p w14:paraId="1AE616E3" w14:textId="77777777" w:rsidR="00A24306" w:rsidRPr="00A24306" w:rsidRDefault="00A24306" w:rsidP="00A24306">
      <w:pPr>
        <w:pStyle w:val="PargrafodaLista"/>
        <w:ind w:left="1211"/>
      </w:pPr>
      <w:r w:rsidRPr="00A24306">
        <w:t>Quer que eu te mostre </w:t>
      </w:r>
      <w:r w:rsidRPr="00A24306">
        <w:rPr>
          <w:b/>
          <w:bCs/>
        </w:rPr>
        <w:t>uma função personalizada</w:t>
      </w:r>
      <w:r w:rsidRPr="00A24306">
        <w:t> que corrige essas limitações do </w:t>
      </w:r>
      <w:proofErr w:type="spellStart"/>
      <w:proofErr w:type="gramStart"/>
      <w:r w:rsidRPr="00A24306">
        <w:t>title</w:t>
      </w:r>
      <w:proofErr w:type="spellEnd"/>
      <w:r w:rsidRPr="00A24306">
        <w:t>(</w:t>
      </w:r>
      <w:proofErr w:type="gramEnd"/>
      <w:r w:rsidRPr="00A24306">
        <w:t>)?</w:t>
      </w:r>
    </w:p>
    <w:p w14:paraId="7B206679" w14:textId="77777777" w:rsidR="00A24306" w:rsidRDefault="00A24306" w:rsidP="00A24306">
      <w:pPr>
        <w:pStyle w:val="PargrafodaLista"/>
        <w:ind w:left="1211"/>
      </w:pPr>
    </w:p>
    <w:p w14:paraId="78C5DD6F" w14:textId="77777777" w:rsidR="00A24306" w:rsidRPr="00A24306" w:rsidRDefault="00A24306" w:rsidP="00A24306">
      <w:pPr>
        <w:pStyle w:val="PargrafodaLista"/>
        <w:ind w:left="1211"/>
      </w:pPr>
      <w:r w:rsidRPr="00A24306">
        <w:t> </w:t>
      </w:r>
      <w:r w:rsidRPr="00A24306">
        <w:rPr>
          <w:b/>
          <w:bCs/>
        </w:rPr>
        <w:t>Observação importante</w:t>
      </w:r>
      <w:r w:rsidRPr="00A24306">
        <w:t>:</w:t>
      </w:r>
      <w:r w:rsidRPr="00A24306">
        <w:br/>
        <w:t>O </w:t>
      </w:r>
      <w:proofErr w:type="spellStart"/>
      <w:proofErr w:type="gramStart"/>
      <w:r w:rsidRPr="00A24306">
        <w:t>title</w:t>
      </w:r>
      <w:proofErr w:type="spellEnd"/>
      <w:r w:rsidRPr="00A24306">
        <w:t>(</w:t>
      </w:r>
      <w:proofErr w:type="gramEnd"/>
      <w:r w:rsidRPr="00A24306">
        <w:t>) pode não lidar bem com certas palavras que usam apóstrofos ou letras maiúsculas no meio (como nomes próprios ou siglas).</w:t>
      </w:r>
      <w:r w:rsidRPr="00A24306">
        <w:br/>
        <w:t>Para casos mais complexos, pode ser melhor usar </w:t>
      </w:r>
      <w:proofErr w:type="spellStart"/>
      <w:proofErr w:type="gramStart"/>
      <w:r w:rsidRPr="00A24306">
        <w:rPr>
          <w:b/>
          <w:bCs/>
        </w:rPr>
        <w:t>string.capwords</w:t>
      </w:r>
      <w:proofErr w:type="spellEnd"/>
      <w:proofErr w:type="gramEnd"/>
      <w:r w:rsidRPr="00A24306">
        <w:rPr>
          <w:b/>
          <w:bCs/>
        </w:rPr>
        <w:t>()</w:t>
      </w:r>
      <w:r w:rsidRPr="00A24306">
        <w:t> do módulo </w:t>
      </w:r>
      <w:proofErr w:type="spellStart"/>
      <w:r w:rsidRPr="00A24306">
        <w:t>string</w:t>
      </w:r>
      <w:proofErr w:type="spellEnd"/>
      <w:r w:rsidRPr="00A24306">
        <w:t> ou manipulação manual.</w:t>
      </w:r>
    </w:p>
    <w:p w14:paraId="59CCD62C" w14:textId="77777777" w:rsidR="00A24306" w:rsidRPr="00A24306" w:rsidRDefault="00A24306" w:rsidP="00A24306">
      <w:pPr>
        <w:pStyle w:val="PargrafodaLista"/>
        <w:ind w:left="1211"/>
      </w:pPr>
      <w:r w:rsidRPr="00A24306">
        <w:t>Quer que eu te mostre </w:t>
      </w:r>
      <w:r w:rsidRPr="00A24306">
        <w:rPr>
          <w:b/>
          <w:bCs/>
        </w:rPr>
        <w:t>uma função personalizada</w:t>
      </w:r>
      <w:r w:rsidRPr="00A24306">
        <w:t> que corrige essas limitações do </w:t>
      </w:r>
      <w:proofErr w:type="spellStart"/>
      <w:proofErr w:type="gramStart"/>
      <w:r w:rsidRPr="00A24306">
        <w:t>title</w:t>
      </w:r>
      <w:proofErr w:type="spellEnd"/>
      <w:r w:rsidRPr="00A24306">
        <w:t>(</w:t>
      </w:r>
      <w:proofErr w:type="gramEnd"/>
      <w:r w:rsidRPr="00A24306">
        <w:t>)?</w:t>
      </w:r>
    </w:p>
    <w:p w14:paraId="224147A7" w14:textId="77777777" w:rsidR="00A24306" w:rsidRPr="00A24306" w:rsidRDefault="00A24306" w:rsidP="00A24306">
      <w:pPr>
        <w:pStyle w:val="PargrafodaLista"/>
        <w:ind w:left="1211"/>
      </w:pPr>
      <w:r w:rsidRPr="00A24306">
        <w:t>Desfazer</w:t>
      </w:r>
    </w:p>
    <w:p w14:paraId="3D669A33" w14:textId="77777777" w:rsidR="00A24306" w:rsidRPr="00A24306" w:rsidRDefault="00A24306" w:rsidP="00A24306">
      <w:pPr>
        <w:pStyle w:val="PargrafodaLista"/>
        <w:ind w:left="1211"/>
      </w:pPr>
      <w:r w:rsidRPr="00A24306">
        <w:t>Refazer</w:t>
      </w:r>
    </w:p>
    <w:p w14:paraId="243669C6" w14:textId="77777777" w:rsidR="00A24306" w:rsidRPr="00A24306" w:rsidRDefault="00A24306" w:rsidP="00A24306">
      <w:pPr>
        <w:pStyle w:val="PargrafodaLista"/>
        <w:ind w:left="1211"/>
      </w:pPr>
      <w:r w:rsidRPr="00A24306">
        <w:t>Copiar</w:t>
      </w:r>
    </w:p>
    <w:p w14:paraId="5684A333" w14:textId="77777777" w:rsidR="00A24306" w:rsidRPr="00A24306" w:rsidRDefault="00A24306" w:rsidP="00A24306">
      <w:pPr>
        <w:pStyle w:val="PargrafodaLista"/>
        <w:ind w:left="1211"/>
      </w:pPr>
      <w:r w:rsidRPr="00A24306">
        <w:t>Exportar</w:t>
      </w:r>
    </w:p>
    <w:p w14:paraId="08A5CFD2" w14:textId="77777777" w:rsidR="00A24306" w:rsidRDefault="00A24306" w:rsidP="00A24306">
      <w:pPr>
        <w:pStyle w:val="PargrafodaLista"/>
        <w:ind w:left="1211"/>
      </w:pPr>
    </w:p>
    <w:p w14:paraId="20503F81" w14:textId="77777777" w:rsidR="00B606BB" w:rsidRPr="00B606BB" w:rsidRDefault="00B606BB" w:rsidP="00B606BB">
      <w:pPr>
        <w:pStyle w:val="PargrafodaLista"/>
        <w:ind w:left="1211"/>
      </w:pPr>
      <w:r w:rsidRPr="00B606BB">
        <w:t xml:space="preserve">Beleza </w:t>
      </w:r>
      <w:r w:rsidRPr="00B606BB">
        <w:rPr>
          <w:rFonts w:ascii="Segoe UI Emoji" w:hAnsi="Segoe UI Emoji" w:cs="Segoe UI Emoji"/>
        </w:rPr>
        <w:t>👍</w:t>
      </w:r>
      <w:r w:rsidRPr="00B606BB">
        <w:br/>
        <w:t>O </w:t>
      </w:r>
      <w:proofErr w:type="spellStart"/>
      <w:proofErr w:type="gramStart"/>
      <w:r w:rsidRPr="00B606BB">
        <w:t>title</w:t>
      </w:r>
      <w:proofErr w:type="spellEnd"/>
      <w:r w:rsidRPr="00B606BB">
        <w:t>(</w:t>
      </w:r>
      <w:proofErr w:type="gramEnd"/>
      <w:r w:rsidRPr="00B606BB">
        <w:t>) do Python tem um comportamento “automático” que nem sempre é o ideal — por exemplo, ele transforma "d'água" em "D'Água", o que pode não ser o que você quer.</w:t>
      </w:r>
    </w:p>
    <w:p w14:paraId="41A0FB13" w14:textId="77777777" w:rsidR="00B606BB" w:rsidRPr="00B606BB" w:rsidRDefault="00B606BB" w:rsidP="00B606BB">
      <w:pPr>
        <w:pStyle w:val="PargrafodaLista"/>
        <w:ind w:left="1211"/>
      </w:pPr>
      <w:r w:rsidRPr="00B606BB">
        <w:lastRenderedPageBreak/>
        <w:t>Segue uma </w:t>
      </w:r>
      <w:r w:rsidRPr="00B606BB">
        <w:rPr>
          <w:b/>
          <w:bCs/>
        </w:rPr>
        <w:t>função personalizada</w:t>
      </w:r>
      <w:r w:rsidRPr="00B606BB">
        <w:t> que capitaliza apenas a </w:t>
      </w:r>
      <w:r w:rsidRPr="00B606BB">
        <w:rPr>
          <w:b/>
          <w:bCs/>
        </w:rPr>
        <w:t>primeira letra de cada palavra</w:t>
      </w:r>
      <w:r w:rsidRPr="00B606BB">
        <w:t xml:space="preserve">, mantendo o restante como está ou em minúsculas, e tratando melhor casos com apóstrofos e </w:t>
      </w:r>
      <w:proofErr w:type="spellStart"/>
      <w:r w:rsidRPr="00B606BB">
        <w:t>hífens</w:t>
      </w:r>
      <w:proofErr w:type="spellEnd"/>
      <w:r w:rsidRPr="00B606BB">
        <w:t>.</w:t>
      </w:r>
    </w:p>
    <w:p w14:paraId="57CCDF1E" w14:textId="77777777" w:rsidR="00B606BB" w:rsidRPr="00B606BB" w:rsidRDefault="00B606BB" w:rsidP="00B606BB">
      <w:pPr>
        <w:pStyle w:val="PargrafodaLista"/>
        <w:ind w:left="1211"/>
      </w:pPr>
      <w:r w:rsidRPr="00B606BB">
        <w:t>Python</w:t>
      </w:r>
    </w:p>
    <w:p w14:paraId="69986C38" w14:textId="77777777" w:rsidR="00B606BB" w:rsidRPr="00B606BB" w:rsidRDefault="00B606BB" w:rsidP="00B606BB">
      <w:pPr>
        <w:pStyle w:val="PargrafodaLista"/>
        <w:ind w:left="1211"/>
      </w:pPr>
      <w:r w:rsidRPr="00B606BB">
        <w:t>Copiar código</w:t>
      </w:r>
    </w:p>
    <w:p w14:paraId="177C96E2" w14:textId="77777777" w:rsidR="00B606BB" w:rsidRPr="00B606BB" w:rsidRDefault="00B606BB" w:rsidP="00B606BB">
      <w:pPr>
        <w:pStyle w:val="PargrafodaLista"/>
        <w:ind w:left="1211"/>
      </w:pPr>
      <w:proofErr w:type="spellStart"/>
      <w:r w:rsidRPr="00B606BB">
        <w:t>import</w:t>
      </w:r>
      <w:proofErr w:type="spellEnd"/>
      <w:r w:rsidRPr="00B606BB">
        <w:t xml:space="preserve"> </w:t>
      </w:r>
      <w:proofErr w:type="spellStart"/>
      <w:r w:rsidRPr="00B606BB">
        <w:t>re</w:t>
      </w:r>
      <w:proofErr w:type="spellEnd"/>
    </w:p>
    <w:p w14:paraId="21B51D37" w14:textId="77777777" w:rsidR="00B606BB" w:rsidRPr="00B606BB" w:rsidRDefault="00B606BB" w:rsidP="00B606BB">
      <w:pPr>
        <w:pStyle w:val="PargrafodaLista"/>
        <w:ind w:left="1211"/>
      </w:pPr>
    </w:p>
    <w:p w14:paraId="3C2E9AE7" w14:textId="77777777" w:rsidR="00B606BB" w:rsidRPr="00B606BB" w:rsidRDefault="00B606BB" w:rsidP="00B606BB">
      <w:pPr>
        <w:pStyle w:val="PargrafodaLista"/>
        <w:ind w:left="1211"/>
      </w:pPr>
      <w:proofErr w:type="spellStart"/>
      <w:r w:rsidRPr="00B606BB">
        <w:t>def</w:t>
      </w:r>
      <w:proofErr w:type="spellEnd"/>
      <w:r w:rsidRPr="00B606BB">
        <w:t xml:space="preserve"> </w:t>
      </w:r>
      <w:proofErr w:type="spellStart"/>
      <w:r w:rsidRPr="00B606BB">
        <w:t>title_</w:t>
      </w:r>
      <w:proofErr w:type="gramStart"/>
      <w:r w:rsidRPr="00B606BB">
        <w:t>personalizado</w:t>
      </w:r>
      <w:proofErr w:type="spellEnd"/>
      <w:r w:rsidRPr="00B606BB">
        <w:t>(</w:t>
      </w:r>
      <w:proofErr w:type="gramEnd"/>
      <w:r w:rsidRPr="00B606BB">
        <w:t xml:space="preserve">texto: </w:t>
      </w:r>
      <w:proofErr w:type="spellStart"/>
      <w:r w:rsidRPr="00B606BB">
        <w:t>str</w:t>
      </w:r>
      <w:proofErr w:type="spellEnd"/>
      <w:r w:rsidRPr="00B606BB">
        <w:t xml:space="preserve">) -&gt; </w:t>
      </w:r>
      <w:proofErr w:type="spellStart"/>
      <w:r w:rsidRPr="00B606BB">
        <w:t>str</w:t>
      </w:r>
      <w:proofErr w:type="spellEnd"/>
      <w:r w:rsidRPr="00B606BB">
        <w:t>:</w:t>
      </w:r>
    </w:p>
    <w:p w14:paraId="62F9542D" w14:textId="77777777" w:rsidR="00B606BB" w:rsidRPr="00B606BB" w:rsidRDefault="00B606BB" w:rsidP="00B606BB">
      <w:pPr>
        <w:pStyle w:val="PargrafodaLista"/>
        <w:ind w:left="1211"/>
      </w:pPr>
      <w:r w:rsidRPr="00B606BB">
        <w:t xml:space="preserve">    """</w:t>
      </w:r>
    </w:p>
    <w:p w14:paraId="121F2E66" w14:textId="77777777" w:rsidR="00B606BB" w:rsidRPr="00B606BB" w:rsidRDefault="00B606BB" w:rsidP="00B606BB">
      <w:pPr>
        <w:pStyle w:val="PargrafodaLista"/>
        <w:ind w:left="1211"/>
      </w:pPr>
      <w:r w:rsidRPr="00B606BB">
        <w:t xml:space="preserve">    Capitaliza a primeira letra de cada palavra, preservando</w:t>
      </w:r>
    </w:p>
    <w:p w14:paraId="5143AFAF" w14:textId="77777777" w:rsidR="00B606BB" w:rsidRPr="00B606BB" w:rsidRDefault="00B606BB" w:rsidP="00B606BB">
      <w:pPr>
        <w:pStyle w:val="PargrafodaLista"/>
        <w:ind w:left="1211"/>
      </w:pPr>
      <w:r w:rsidRPr="00B606BB">
        <w:t xml:space="preserve">    apóstrofos, </w:t>
      </w:r>
      <w:proofErr w:type="spellStart"/>
      <w:r w:rsidRPr="00B606BB">
        <w:t>hífens</w:t>
      </w:r>
      <w:proofErr w:type="spellEnd"/>
      <w:r w:rsidRPr="00B606BB">
        <w:t xml:space="preserve"> e mantendo o restante em minúsculas.</w:t>
      </w:r>
    </w:p>
    <w:p w14:paraId="2CB7A1FE" w14:textId="77777777" w:rsidR="00B606BB" w:rsidRPr="00B606BB" w:rsidRDefault="00B606BB" w:rsidP="00B606BB">
      <w:pPr>
        <w:pStyle w:val="PargrafodaLista"/>
        <w:ind w:left="1211"/>
      </w:pPr>
      <w:r w:rsidRPr="00B606BB">
        <w:t xml:space="preserve">    """</w:t>
      </w:r>
    </w:p>
    <w:p w14:paraId="1BCE69D0" w14:textId="77777777" w:rsidR="00B606BB" w:rsidRPr="00B606BB" w:rsidRDefault="00B606BB" w:rsidP="00B606BB">
      <w:pPr>
        <w:pStyle w:val="PargrafodaLista"/>
        <w:ind w:left="1211"/>
      </w:pPr>
      <w:r w:rsidRPr="00B606BB">
        <w:t xml:space="preserve">    </w:t>
      </w:r>
      <w:proofErr w:type="spellStart"/>
      <w:r w:rsidRPr="00B606BB">
        <w:t>if</w:t>
      </w:r>
      <w:proofErr w:type="spellEnd"/>
      <w:r w:rsidRPr="00B606BB">
        <w:t xml:space="preserve"> </w:t>
      </w:r>
      <w:proofErr w:type="spellStart"/>
      <w:r w:rsidRPr="00B606BB">
        <w:t>not</w:t>
      </w:r>
      <w:proofErr w:type="spellEnd"/>
      <w:r w:rsidRPr="00B606BB">
        <w:t xml:space="preserve"> </w:t>
      </w:r>
      <w:proofErr w:type="spellStart"/>
      <w:proofErr w:type="gramStart"/>
      <w:r w:rsidRPr="00B606BB">
        <w:t>isinstance</w:t>
      </w:r>
      <w:proofErr w:type="spellEnd"/>
      <w:r w:rsidRPr="00B606BB">
        <w:t>(</w:t>
      </w:r>
      <w:proofErr w:type="gramEnd"/>
      <w:r w:rsidRPr="00B606BB">
        <w:t xml:space="preserve">texto, </w:t>
      </w:r>
      <w:proofErr w:type="spellStart"/>
      <w:r w:rsidRPr="00B606BB">
        <w:t>str</w:t>
      </w:r>
      <w:proofErr w:type="spellEnd"/>
      <w:r w:rsidRPr="00B606BB">
        <w:t>):</w:t>
      </w:r>
    </w:p>
    <w:p w14:paraId="58BE108D" w14:textId="77777777" w:rsidR="00B606BB" w:rsidRPr="00B606BB" w:rsidRDefault="00B606BB" w:rsidP="00B606BB">
      <w:pPr>
        <w:pStyle w:val="PargrafodaLista"/>
        <w:ind w:left="1211"/>
      </w:pPr>
      <w:r w:rsidRPr="00B606BB">
        <w:t xml:space="preserve">        </w:t>
      </w:r>
      <w:proofErr w:type="spellStart"/>
      <w:r w:rsidRPr="00B606BB">
        <w:t>raise</w:t>
      </w:r>
      <w:proofErr w:type="spellEnd"/>
      <w:r w:rsidRPr="00B606BB">
        <w:t xml:space="preserve"> </w:t>
      </w:r>
      <w:proofErr w:type="spellStart"/>
      <w:proofErr w:type="gramStart"/>
      <w:r w:rsidRPr="00B606BB">
        <w:t>TypeError</w:t>
      </w:r>
      <w:proofErr w:type="spellEnd"/>
      <w:r w:rsidRPr="00B606BB">
        <w:t>(</w:t>
      </w:r>
      <w:proofErr w:type="gramEnd"/>
      <w:r w:rsidRPr="00B606BB">
        <w:t xml:space="preserve">"O argumento deve ser uma </w:t>
      </w:r>
      <w:proofErr w:type="spellStart"/>
      <w:r w:rsidRPr="00B606BB">
        <w:t>string</w:t>
      </w:r>
      <w:proofErr w:type="spellEnd"/>
      <w:r w:rsidRPr="00B606BB">
        <w:t>.")</w:t>
      </w:r>
    </w:p>
    <w:p w14:paraId="0E8DCFB6" w14:textId="77777777" w:rsidR="00B606BB" w:rsidRPr="00B606BB" w:rsidRDefault="00B606BB" w:rsidP="00B606BB">
      <w:pPr>
        <w:pStyle w:val="PargrafodaLista"/>
        <w:ind w:left="1211"/>
      </w:pPr>
    </w:p>
    <w:p w14:paraId="71662E77" w14:textId="77777777" w:rsidR="00B606BB" w:rsidRPr="00B606BB" w:rsidRDefault="00B606BB" w:rsidP="00B606BB">
      <w:pPr>
        <w:pStyle w:val="PargrafodaLista"/>
        <w:ind w:left="1211"/>
      </w:pPr>
      <w:r w:rsidRPr="00B606BB">
        <w:t xml:space="preserve">    # Expressão regular para encontrar palavras (incluindo hífen e apóstrofo)</w:t>
      </w:r>
    </w:p>
    <w:p w14:paraId="781171A8" w14:textId="77777777" w:rsidR="00B606BB" w:rsidRPr="00B606BB" w:rsidRDefault="00B606BB" w:rsidP="00B606BB">
      <w:pPr>
        <w:pStyle w:val="PargrafodaLista"/>
        <w:ind w:left="1211"/>
      </w:pPr>
      <w:r w:rsidRPr="00B606BB">
        <w:t xml:space="preserve">    </w:t>
      </w:r>
      <w:proofErr w:type="spellStart"/>
      <w:r w:rsidRPr="00B606BB">
        <w:t>def</w:t>
      </w:r>
      <w:proofErr w:type="spellEnd"/>
      <w:r w:rsidRPr="00B606BB">
        <w:t xml:space="preserve"> capitalizar(match):</w:t>
      </w:r>
    </w:p>
    <w:p w14:paraId="50421F8F" w14:textId="77777777" w:rsidR="00B606BB" w:rsidRPr="00B606BB" w:rsidRDefault="00B606BB" w:rsidP="00B606BB">
      <w:pPr>
        <w:pStyle w:val="PargrafodaLista"/>
        <w:ind w:left="1211"/>
      </w:pPr>
      <w:r w:rsidRPr="00B606BB">
        <w:t xml:space="preserve">        palavra = </w:t>
      </w:r>
      <w:proofErr w:type="spellStart"/>
      <w:proofErr w:type="gramStart"/>
      <w:r w:rsidRPr="00B606BB">
        <w:t>match.group</w:t>
      </w:r>
      <w:proofErr w:type="spellEnd"/>
      <w:proofErr w:type="gramEnd"/>
      <w:r w:rsidRPr="00B606BB">
        <w:t>(0)</w:t>
      </w:r>
    </w:p>
    <w:p w14:paraId="13C18F96" w14:textId="77777777" w:rsidR="00B606BB" w:rsidRPr="00B606BB" w:rsidRDefault="00B606BB" w:rsidP="00B606BB">
      <w:pPr>
        <w:pStyle w:val="PargrafodaLista"/>
        <w:ind w:left="1211"/>
      </w:pPr>
      <w:r w:rsidRPr="00B606BB">
        <w:t xml:space="preserve">        </w:t>
      </w:r>
      <w:proofErr w:type="spellStart"/>
      <w:r w:rsidRPr="00B606BB">
        <w:t>return</w:t>
      </w:r>
      <w:proofErr w:type="spellEnd"/>
      <w:r w:rsidRPr="00B606BB">
        <w:t xml:space="preserve"> palavra[0</w:t>
      </w:r>
      <w:proofErr w:type="gramStart"/>
      <w:r w:rsidRPr="00B606BB">
        <w:t>].</w:t>
      </w:r>
      <w:proofErr w:type="spellStart"/>
      <w:r w:rsidRPr="00B606BB">
        <w:t>upper</w:t>
      </w:r>
      <w:proofErr w:type="spellEnd"/>
      <w:proofErr w:type="gramEnd"/>
      <w:r w:rsidRPr="00B606BB">
        <w:t>() + palavra[1:</w:t>
      </w:r>
      <w:proofErr w:type="gramStart"/>
      <w:r w:rsidRPr="00B606BB">
        <w:t>].</w:t>
      </w:r>
      <w:proofErr w:type="spellStart"/>
      <w:r w:rsidRPr="00B606BB">
        <w:t>lower</w:t>
      </w:r>
      <w:proofErr w:type="spellEnd"/>
      <w:proofErr w:type="gramEnd"/>
      <w:r w:rsidRPr="00B606BB">
        <w:t>()</w:t>
      </w:r>
    </w:p>
    <w:p w14:paraId="03AE30C8" w14:textId="77777777" w:rsidR="00B606BB" w:rsidRPr="00B606BB" w:rsidRDefault="00B606BB" w:rsidP="00B606BB">
      <w:pPr>
        <w:pStyle w:val="PargrafodaLista"/>
        <w:ind w:left="1211"/>
      </w:pPr>
    </w:p>
    <w:p w14:paraId="4C92207A" w14:textId="77777777" w:rsidR="00B606BB" w:rsidRPr="00B606BB" w:rsidRDefault="00B606BB" w:rsidP="00B606BB">
      <w:pPr>
        <w:pStyle w:val="PargrafodaLista"/>
        <w:ind w:left="1211"/>
      </w:pPr>
      <w:r w:rsidRPr="00B606BB">
        <w:t xml:space="preserve">    </w:t>
      </w:r>
      <w:proofErr w:type="spellStart"/>
      <w:r w:rsidRPr="00B606BB">
        <w:t>return</w:t>
      </w:r>
      <w:proofErr w:type="spellEnd"/>
      <w:r w:rsidRPr="00B606BB">
        <w:t xml:space="preserve"> </w:t>
      </w:r>
      <w:proofErr w:type="spellStart"/>
      <w:r w:rsidRPr="00B606BB">
        <w:t>re.sub</w:t>
      </w:r>
      <w:proofErr w:type="spellEnd"/>
      <w:r w:rsidRPr="00B606BB">
        <w:t>(r"[A-</w:t>
      </w:r>
      <w:proofErr w:type="spellStart"/>
      <w:r w:rsidRPr="00B606BB">
        <w:t>Za</w:t>
      </w:r>
      <w:proofErr w:type="spellEnd"/>
      <w:r w:rsidRPr="00B606BB">
        <w:t>-</w:t>
      </w:r>
      <w:proofErr w:type="spellStart"/>
      <w:r w:rsidRPr="00B606BB">
        <w:t>zÀ</w:t>
      </w:r>
      <w:proofErr w:type="spellEnd"/>
      <w:r w:rsidRPr="00B606BB">
        <w:t>-ÖØ-</w:t>
      </w:r>
      <w:proofErr w:type="spellStart"/>
      <w:r w:rsidRPr="00B606BB">
        <w:t>öø</w:t>
      </w:r>
      <w:proofErr w:type="spellEnd"/>
      <w:r w:rsidRPr="00B606BB">
        <w:t>-</w:t>
      </w:r>
      <w:proofErr w:type="gramStart"/>
      <w:r w:rsidRPr="00B606BB">
        <w:t>ÿ]+(?:</w:t>
      </w:r>
      <w:proofErr w:type="gramEnd"/>
      <w:r w:rsidRPr="00B606BB">
        <w:t>['</w:t>
      </w:r>
      <w:proofErr w:type="gramStart"/>
      <w:r w:rsidRPr="00B606BB">
        <w:t>-][</w:t>
      </w:r>
      <w:proofErr w:type="gramEnd"/>
      <w:r w:rsidRPr="00B606BB">
        <w:t>A-</w:t>
      </w:r>
      <w:proofErr w:type="spellStart"/>
      <w:r w:rsidRPr="00B606BB">
        <w:t>Za</w:t>
      </w:r>
      <w:proofErr w:type="spellEnd"/>
      <w:r w:rsidRPr="00B606BB">
        <w:t>-</w:t>
      </w:r>
      <w:proofErr w:type="spellStart"/>
      <w:r w:rsidRPr="00B606BB">
        <w:t>zÀ</w:t>
      </w:r>
      <w:proofErr w:type="spellEnd"/>
      <w:r w:rsidRPr="00B606BB">
        <w:t>-ÖØ-</w:t>
      </w:r>
      <w:proofErr w:type="spellStart"/>
      <w:r w:rsidRPr="00B606BB">
        <w:t>öø</w:t>
      </w:r>
      <w:proofErr w:type="spellEnd"/>
      <w:r w:rsidRPr="00B606BB">
        <w:t>-</w:t>
      </w:r>
      <w:proofErr w:type="gramStart"/>
      <w:r w:rsidRPr="00B606BB">
        <w:t>ÿ]+</w:t>
      </w:r>
      <w:proofErr w:type="gramEnd"/>
      <w:r w:rsidRPr="00B606BB">
        <w:t>)*", capitalizar, texto)</w:t>
      </w:r>
    </w:p>
    <w:p w14:paraId="1CF4CE86" w14:textId="77777777" w:rsidR="00B606BB" w:rsidRPr="00B606BB" w:rsidRDefault="00B606BB" w:rsidP="00B606BB">
      <w:pPr>
        <w:pStyle w:val="PargrafodaLista"/>
        <w:ind w:left="1211"/>
      </w:pPr>
    </w:p>
    <w:p w14:paraId="76A3BB39" w14:textId="77777777" w:rsidR="00B606BB" w:rsidRPr="00B606BB" w:rsidRDefault="00B606BB" w:rsidP="00B606BB">
      <w:pPr>
        <w:pStyle w:val="PargrafodaLista"/>
        <w:ind w:left="1211"/>
      </w:pPr>
    </w:p>
    <w:p w14:paraId="02528407" w14:textId="77777777" w:rsidR="00B606BB" w:rsidRPr="00B606BB" w:rsidRDefault="00B606BB" w:rsidP="00B606BB">
      <w:pPr>
        <w:pStyle w:val="PargrafodaLista"/>
        <w:ind w:left="1211"/>
      </w:pPr>
      <w:r w:rsidRPr="00B606BB">
        <w:t># Exemplos de uso</w:t>
      </w:r>
    </w:p>
    <w:p w14:paraId="329FC002" w14:textId="77777777" w:rsidR="00B606BB" w:rsidRPr="00B606BB" w:rsidRDefault="00B606BB" w:rsidP="00B606BB">
      <w:pPr>
        <w:pStyle w:val="PargrafodaLista"/>
        <w:ind w:left="1211"/>
      </w:pPr>
      <w:r w:rsidRPr="00B606BB">
        <w:t>frases = [</w:t>
      </w:r>
    </w:p>
    <w:p w14:paraId="3595E0CD" w14:textId="77777777" w:rsidR="00B606BB" w:rsidRPr="00B606BB" w:rsidRDefault="00B606BB" w:rsidP="00B606BB">
      <w:pPr>
        <w:pStyle w:val="PargrafodaLista"/>
        <w:ind w:left="1211"/>
      </w:pPr>
      <w:r w:rsidRPr="00B606BB">
        <w:t xml:space="preserve">    "</w:t>
      </w:r>
      <w:proofErr w:type="spellStart"/>
      <w:r w:rsidRPr="00B606BB">
        <w:t>python</w:t>
      </w:r>
      <w:proofErr w:type="spellEnd"/>
      <w:r w:rsidRPr="00B606BB">
        <w:t xml:space="preserve"> é incrível",</w:t>
      </w:r>
    </w:p>
    <w:p w14:paraId="51DDDB4F" w14:textId="77777777" w:rsidR="00B606BB" w:rsidRPr="00B606BB" w:rsidRDefault="00B606BB" w:rsidP="00B606BB">
      <w:pPr>
        <w:pStyle w:val="PargrafodaLista"/>
        <w:ind w:left="1211"/>
      </w:pPr>
      <w:r w:rsidRPr="00B606BB">
        <w:t xml:space="preserve">    "bem-vindo ao mundo d'água",</w:t>
      </w:r>
    </w:p>
    <w:p w14:paraId="47334070" w14:textId="77777777" w:rsidR="00B606BB" w:rsidRPr="00B606BB" w:rsidRDefault="00B606BB" w:rsidP="00B606BB">
      <w:pPr>
        <w:pStyle w:val="PargrafodaLista"/>
        <w:ind w:left="1211"/>
      </w:pPr>
      <w:r w:rsidRPr="00B606BB">
        <w:t xml:space="preserve">    "o rei do </w:t>
      </w:r>
      <w:proofErr w:type="spellStart"/>
      <w:r w:rsidRPr="00B606BB">
        <w:t>rock'n'roll</w:t>
      </w:r>
      <w:proofErr w:type="spellEnd"/>
      <w:r w:rsidRPr="00B606BB">
        <w:t>",</w:t>
      </w:r>
    </w:p>
    <w:p w14:paraId="143BE141" w14:textId="77777777" w:rsidR="00B606BB" w:rsidRPr="00B606BB" w:rsidRDefault="00B606BB" w:rsidP="00B606BB">
      <w:pPr>
        <w:pStyle w:val="PargrafodaLista"/>
        <w:ind w:left="1211"/>
      </w:pPr>
      <w:r w:rsidRPr="00B606BB">
        <w:t xml:space="preserve">    "aprendendo PYTHON e JAVASCRIPT"</w:t>
      </w:r>
    </w:p>
    <w:p w14:paraId="583D48EA" w14:textId="77777777" w:rsidR="00B606BB" w:rsidRPr="00B606BB" w:rsidRDefault="00B606BB" w:rsidP="00B606BB">
      <w:pPr>
        <w:pStyle w:val="PargrafodaLista"/>
        <w:ind w:left="1211"/>
      </w:pPr>
      <w:r w:rsidRPr="00B606BB">
        <w:t>]</w:t>
      </w:r>
    </w:p>
    <w:p w14:paraId="42230BBB" w14:textId="77777777" w:rsidR="00B606BB" w:rsidRPr="00B606BB" w:rsidRDefault="00B606BB" w:rsidP="00B606BB">
      <w:pPr>
        <w:pStyle w:val="PargrafodaLista"/>
        <w:ind w:left="1211"/>
      </w:pPr>
    </w:p>
    <w:p w14:paraId="5585CCCA" w14:textId="77777777" w:rsidR="00B606BB" w:rsidRPr="00B606BB" w:rsidRDefault="00B606BB" w:rsidP="00B606BB">
      <w:pPr>
        <w:pStyle w:val="PargrafodaLista"/>
        <w:ind w:left="1211"/>
      </w:pPr>
      <w:r w:rsidRPr="00B606BB">
        <w:t>for f in frases:</w:t>
      </w:r>
    </w:p>
    <w:p w14:paraId="090E42A5" w14:textId="77777777" w:rsidR="00B606BB" w:rsidRPr="00B606BB" w:rsidRDefault="00B606BB" w:rsidP="00B606BB">
      <w:pPr>
        <w:pStyle w:val="PargrafodaLista"/>
        <w:ind w:left="1211"/>
      </w:pPr>
      <w:r w:rsidRPr="00B606BB">
        <w:t xml:space="preserve">    print(</w:t>
      </w:r>
      <w:proofErr w:type="spellStart"/>
      <w:r w:rsidRPr="00B606BB">
        <w:t>title_personalizado</w:t>
      </w:r>
      <w:proofErr w:type="spellEnd"/>
      <w:r w:rsidRPr="00B606BB">
        <w:t>(f))</w:t>
      </w:r>
    </w:p>
    <w:p w14:paraId="031F5E94" w14:textId="77777777" w:rsidR="00B606BB" w:rsidRPr="00B606BB" w:rsidRDefault="00B606BB" w:rsidP="00B606BB">
      <w:pPr>
        <w:pStyle w:val="PargrafodaLista"/>
        <w:ind w:left="1211"/>
      </w:pPr>
      <w:r w:rsidRPr="00B606BB">
        <w:rPr>
          <w:rFonts w:ascii="Segoe UI Emoji" w:hAnsi="Segoe UI Emoji" w:cs="Segoe UI Emoji"/>
        </w:rPr>
        <w:t>💡</w:t>
      </w:r>
      <w:r w:rsidRPr="00B606BB">
        <w:t xml:space="preserve"> Saída:</w:t>
      </w:r>
    </w:p>
    <w:p w14:paraId="657C14CD" w14:textId="77777777" w:rsidR="00B606BB" w:rsidRPr="00B606BB" w:rsidRDefault="00B606BB" w:rsidP="00B606BB">
      <w:pPr>
        <w:pStyle w:val="PargrafodaLista"/>
        <w:ind w:left="1211"/>
      </w:pPr>
      <w:r w:rsidRPr="00B606BB">
        <w:t>Copiar código</w:t>
      </w:r>
    </w:p>
    <w:p w14:paraId="6436EFCA" w14:textId="77777777" w:rsidR="00B606BB" w:rsidRPr="00B606BB" w:rsidRDefault="00B606BB" w:rsidP="00B606BB">
      <w:pPr>
        <w:pStyle w:val="PargrafodaLista"/>
        <w:ind w:left="1211"/>
      </w:pPr>
      <w:r w:rsidRPr="00B606BB">
        <w:t>Python É Incrível</w:t>
      </w:r>
    </w:p>
    <w:p w14:paraId="2A99F7C5" w14:textId="77777777" w:rsidR="00B606BB" w:rsidRPr="00B606BB" w:rsidRDefault="00B606BB" w:rsidP="00B606BB">
      <w:pPr>
        <w:pStyle w:val="PargrafodaLista"/>
        <w:ind w:left="1211"/>
      </w:pPr>
      <w:r w:rsidRPr="00B606BB">
        <w:t>Bem-Vindo Ao Mundo D'água</w:t>
      </w:r>
    </w:p>
    <w:p w14:paraId="6FC2FCCE" w14:textId="77777777" w:rsidR="00B606BB" w:rsidRPr="00B606BB" w:rsidRDefault="00B606BB" w:rsidP="00B606BB">
      <w:pPr>
        <w:pStyle w:val="PargrafodaLista"/>
        <w:ind w:left="1211"/>
      </w:pPr>
      <w:r w:rsidRPr="00B606BB">
        <w:t xml:space="preserve">O Rei Do </w:t>
      </w:r>
      <w:proofErr w:type="spellStart"/>
      <w:r w:rsidRPr="00B606BB">
        <w:t>Rock'n'roll</w:t>
      </w:r>
      <w:proofErr w:type="spellEnd"/>
    </w:p>
    <w:p w14:paraId="26696C8A" w14:textId="77777777" w:rsidR="00B606BB" w:rsidRPr="00B606BB" w:rsidRDefault="00B606BB" w:rsidP="00B606BB">
      <w:pPr>
        <w:pStyle w:val="PargrafodaLista"/>
        <w:ind w:left="1211"/>
      </w:pPr>
      <w:r w:rsidRPr="00B606BB">
        <w:t>Aprendendo Python E Javascript</w:t>
      </w:r>
    </w:p>
    <w:p w14:paraId="3575ADCB" w14:textId="77777777" w:rsidR="00B606BB" w:rsidRPr="00B606BB" w:rsidRDefault="00B606BB" w:rsidP="00B606BB">
      <w:pPr>
        <w:pStyle w:val="PargrafodaLista"/>
        <w:ind w:left="1211"/>
      </w:pPr>
      <w:r w:rsidRPr="00B606BB">
        <w:lastRenderedPageBreak/>
        <w:t>Diferenças para </w:t>
      </w:r>
      <w:proofErr w:type="spellStart"/>
      <w:proofErr w:type="gramStart"/>
      <w:r w:rsidRPr="00B606BB">
        <w:t>str.title</w:t>
      </w:r>
      <w:proofErr w:type="spellEnd"/>
      <w:proofErr w:type="gramEnd"/>
      <w:r w:rsidRPr="00B606BB">
        <w:t>():</w:t>
      </w:r>
    </w:p>
    <w:p w14:paraId="7E991F68" w14:textId="77777777" w:rsidR="00B606BB" w:rsidRPr="00B606BB" w:rsidRDefault="00B606BB" w:rsidP="00B606BB">
      <w:pPr>
        <w:pStyle w:val="PargrafodaLista"/>
        <w:numPr>
          <w:ilvl w:val="0"/>
          <w:numId w:val="10"/>
        </w:numPr>
      </w:pPr>
      <w:r w:rsidRPr="00B606BB">
        <w:rPr>
          <w:b/>
          <w:bCs/>
        </w:rPr>
        <w:t>Mantém</w:t>
      </w:r>
      <w:r w:rsidRPr="00B606BB">
        <w:t> letras minúsculas no meio da palavra (não transforma tudo após um apóstrofo em maiúscula).</w:t>
      </w:r>
    </w:p>
    <w:p w14:paraId="5356D0BE" w14:textId="77777777" w:rsidR="00B606BB" w:rsidRPr="00B606BB" w:rsidRDefault="00B606BB" w:rsidP="00B606BB">
      <w:pPr>
        <w:pStyle w:val="PargrafodaLista"/>
        <w:numPr>
          <w:ilvl w:val="0"/>
          <w:numId w:val="10"/>
        </w:numPr>
      </w:pPr>
      <w:r w:rsidRPr="00B606BB">
        <w:rPr>
          <w:b/>
          <w:bCs/>
        </w:rPr>
        <w:t>Funciona</w:t>
      </w:r>
      <w:r w:rsidRPr="00B606BB">
        <w:t xml:space="preserve"> com acentos, </w:t>
      </w:r>
      <w:proofErr w:type="spellStart"/>
      <w:r w:rsidRPr="00B606BB">
        <w:t>hífens</w:t>
      </w:r>
      <w:proofErr w:type="spellEnd"/>
      <w:r w:rsidRPr="00B606BB">
        <w:t xml:space="preserve"> e apóstrofos corretamente.</w:t>
      </w:r>
    </w:p>
    <w:p w14:paraId="4492DB85" w14:textId="77777777" w:rsidR="00B606BB" w:rsidRPr="00B606BB" w:rsidRDefault="00B606BB" w:rsidP="00B606BB">
      <w:pPr>
        <w:pStyle w:val="PargrafodaLista"/>
        <w:numPr>
          <w:ilvl w:val="0"/>
          <w:numId w:val="10"/>
        </w:numPr>
      </w:pPr>
      <w:r w:rsidRPr="00B606BB">
        <w:rPr>
          <w:b/>
          <w:bCs/>
        </w:rPr>
        <w:t>Evita</w:t>
      </w:r>
      <w:r w:rsidRPr="00B606BB">
        <w:t> distorcer siglas ou palavras que já estão formatadas.</w:t>
      </w:r>
    </w:p>
    <w:p w14:paraId="50FC56A1" w14:textId="77777777" w:rsidR="00B606BB" w:rsidRPr="00B606BB" w:rsidRDefault="00B606BB" w:rsidP="00B606BB">
      <w:pPr>
        <w:pStyle w:val="PargrafodaLista"/>
        <w:ind w:left="1211"/>
      </w:pPr>
      <w:r w:rsidRPr="00B606BB">
        <w:t>Se quiser, posso te fazer </w:t>
      </w:r>
      <w:r w:rsidRPr="00B606BB">
        <w:rPr>
          <w:b/>
          <w:bCs/>
        </w:rPr>
        <w:t>uma versão ainda mais inteligente</w:t>
      </w:r>
      <w:r w:rsidRPr="00B606BB">
        <w:t> que preserve </w:t>
      </w:r>
      <w:r w:rsidRPr="00B606BB">
        <w:rPr>
          <w:b/>
          <w:bCs/>
        </w:rPr>
        <w:t>siglas</w:t>
      </w:r>
      <w:r w:rsidRPr="00B606BB">
        <w:t> (como "ONU", "NASA") e </w:t>
      </w:r>
      <w:r w:rsidRPr="00B606BB">
        <w:rPr>
          <w:b/>
          <w:bCs/>
        </w:rPr>
        <w:t>nomes próprios</w:t>
      </w:r>
      <w:r w:rsidRPr="00B606BB">
        <w:t> de uma lista pré-definida.</w:t>
      </w:r>
      <w:r w:rsidRPr="00B606BB">
        <w:br/>
        <w:t>Quer que eu prepare essa versão?</w:t>
      </w:r>
    </w:p>
    <w:p w14:paraId="7B944C1B" w14:textId="77777777" w:rsidR="00B606BB" w:rsidRPr="00B606BB" w:rsidRDefault="00B606BB" w:rsidP="00B606BB">
      <w:pPr>
        <w:pStyle w:val="PargrafodaLista"/>
        <w:ind w:left="1211"/>
      </w:pPr>
      <w:r w:rsidRPr="00B606BB">
        <w:t>Desfazer</w:t>
      </w:r>
    </w:p>
    <w:p w14:paraId="03389E0D" w14:textId="77777777" w:rsidR="00B606BB" w:rsidRPr="00B606BB" w:rsidRDefault="00B606BB" w:rsidP="00B606BB">
      <w:pPr>
        <w:pStyle w:val="PargrafodaLista"/>
        <w:ind w:left="1211"/>
      </w:pPr>
      <w:r w:rsidRPr="00B606BB">
        <w:t>Refazer</w:t>
      </w:r>
    </w:p>
    <w:p w14:paraId="2E13FE1D" w14:textId="77777777" w:rsidR="00B606BB" w:rsidRPr="00B606BB" w:rsidRDefault="00B606BB" w:rsidP="00B606BB">
      <w:pPr>
        <w:pStyle w:val="PargrafodaLista"/>
        <w:ind w:left="1211"/>
      </w:pPr>
      <w:r w:rsidRPr="00B606BB">
        <w:t>Copiar</w:t>
      </w:r>
    </w:p>
    <w:p w14:paraId="50086A84" w14:textId="77777777" w:rsidR="00B606BB" w:rsidRPr="00B606BB" w:rsidRDefault="00B606BB" w:rsidP="00B606BB">
      <w:pPr>
        <w:pStyle w:val="PargrafodaLista"/>
        <w:ind w:left="1211"/>
      </w:pPr>
      <w:r w:rsidRPr="00B606BB">
        <w:t>Exportar</w:t>
      </w:r>
    </w:p>
    <w:p w14:paraId="7FCBCA83" w14:textId="77777777" w:rsidR="00B606BB" w:rsidRDefault="00B606BB" w:rsidP="00A24306">
      <w:pPr>
        <w:pStyle w:val="PargrafodaLista"/>
        <w:ind w:left="1211"/>
      </w:pPr>
    </w:p>
    <w:p w14:paraId="72982D3B" w14:textId="77777777" w:rsidR="00B606BB" w:rsidRPr="00B606BB" w:rsidRDefault="00B606BB" w:rsidP="00B606BB">
      <w:pPr>
        <w:pStyle w:val="PargrafodaLista"/>
        <w:ind w:left="1211"/>
      </w:pPr>
      <w:r w:rsidRPr="00B606BB">
        <w:t xml:space="preserve">Perfeito </w:t>
      </w:r>
      <w:r w:rsidRPr="00B606BB">
        <w:rPr>
          <w:rFonts w:ascii="Segoe UI Emoji" w:hAnsi="Segoe UI Emoji" w:cs="Segoe UI Emoji"/>
        </w:rPr>
        <w:t>👍</w:t>
      </w:r>
      <w:r w:rsidRPr="00B606BB">
        <w:br/>
        <w:t>Vamos criar uma </w:t>
      </w:r>
      <w:r w:rsidRPr="00B606BB">
        <w:rPr>
          <w:b/>
          <w:bCs/>
        </w:rPr>
        <w:t>versão avançada</w:t>
      </w:r>
      <w:r w:rsidRPr="00B606BB">
        <w:t> do </w:t>
      </w:r>
      <w:proofErr w:type="spellStart"/>
      <w:proofErr w:type="gramStart"/>
      <w:r w:rsidRPr="00B606BB">
        <w:t>title</w:t>
      </w:r>
      <w:proofErr w:type="spellEnd"/>
      <w:r w:rsidRPr="00B606BB">
        <w:t>(</w:t>
      </w:r>
      <w:proofErr w:type="gramEnd"/>
      <w:r w:rsidRPr="00B606BB">
        <w:t>) que:</w:t>
      </w:r>
    </w:p>
    <w:p w14:paraId="530C1EA7" w14:textId="77777777" w:rsidR="00B606BB" w:rsidRPr="00B606BB" w:rsidRDefault="00B606BB" w:rsidP="00B606BB">
      <w:pPr>
        <w:pStyle w:val="PargrafodaLista"/>
        <w:numPr>
          <w:ilvl w:val="0"/>
          <w:numId w:val="11"/>
        </w:numPr>
      </w:pPr>
      <w:r w:rsidRPr="00B606BB">
        <w:rPr>
          <w:b/>
          <w:bCs/>
        </w:rPr>
        <w:t>Capitaliza</w:t>
      </w:r>
      <w:r w:rsidRPr="00B606BB">
        <w:t> a primeira letra de cada palavra.</w:t>
      </w:r>
    </w:p>
    <w:p w14:paraId="1300CE01" w14:textId="77777777" w:rsidR="00B606BB" w:rsidRPr="00B606BB" w:rsidRDefault="00B606BB" w:rsidP="00B606BB">
      <w:pPr>
        <w:pStyle w:val="PargrafodaLista"/>
        <w:numPr>
          <w:ilvl w:val="0"/>
          <w:numId w:val="11"/>
        </w:numPr>
      </w:pPr>
      <w:r w:rsidRPr="00B606BB">
        <w:rPr>
          <w:b/>
          <w:bCs/>
        </w:rPr>
        <w:t>Preserva siglas</w:t>
      </w:r>
      <w:r w:rsidRPr="00B606BB">
        <w:t> (ex.: "ONU", "NASA").</w:t>
      </w:r>
    </w:p>
    <w:p w14:paraId="20EBADF8" w14:textId="77777777" w:rsidR="00B606BB" w:rsidRPr="00B606BB" w:rsidRDefault="00B606BB" w:rsidP="00B606BB">
      <w:pPr>
        <w:pStyle w:val="PargrafodaLista"/>
        <w:numPr>
          <w:ilvl w:val="0"/>
          <w:numId w:val="11"/>
        </w:numPr>
      </w:pPr>
      <w:r w:rsidRPr="00B606BB">
        <w:rPr>
          <w:b/>
          <w:bCs/>
        </w:rPr>
        <w:t>Mantém nomes próprios</w:t>
      </w:r>
      <w:r w:rsidRPr="00B606BB">
        <w:t> de uma lista pré-definida (ex.: "McDonald", "da", "de", "dos").</w:t>
      </w:r>
    </w:p>
    <w:p w14:paraId="0C7DC004" w14:textId="77777777" w:rsidR="00B606BB" w:rsidRPr="00B606BB" w:rsidRDefault="00B606BB" w:rsidP="00B606BB">
      <w:pPr>
        <w:pStyle w:val="PargrafodaLista"/>
        <w:numPr>
          <w:ilvl w:val="0"/>
          <w:numId w:val="11"/>
        </w:numPr>
      </w:pPr>
      <w:r w:rsidRPr="00B606BB">
        <w:rPr>
          <w:b/>
          <w:bCs/>
        </w:rPr>
        <w:t>Lida bem</w:t>
      </w:r>
      <w:r w:rsidRPr="00B606BB">
        <w:t xml:space="preserve"> com acentos, </w:t>
      </w:r>
      <w:proofErr w:type="spellStart"/>
      <w:r w:rsidRPr="00B606BB">
        <w:t>hífens</w:t>
      </w:r>
      <w:proofErr w:type="spellEnd"/>
      <w:r w:rsidRPr="00B606BB">
        <w:t xml:space="preserve"> e apóstrofos.</w:t>
      </w:r>
    </w:p>
    <w:p w14:paraId="4F3C006A" w14:textId="77777777" w:rsidR="00B606BB" w:rsidRPr="00B606BB" w:rsidRDefault="00B606BB" w:rsidP="00B606BB">
      <w:pPr>
        <w:pStyle w:val="PargrafodaLista"/>
        <w:ind w:left="1211"/>
        <w:rPr>
          <w:b/>
          <w:bCs/>
        </w:rPr>
      </w:pPr>
      <w:r w:rsidRPr="00B606BB">
        <w:rPr>
          <w:b/>
          <w:bCs/>
        </w:rPr>
        <w:t>Código:</w:t>
      </w:r>
    </w:p>
    <w:p w14:paraId="4BE8CDBB" w14:textId="77777777" w:rsidR="00B606BB" w:rsidRPr="00B606BB" w:rsidRDefault="00B606BB" w:rsidP="00B606BB">
      <w:pPr>
        <w:pStyle w:val="PargrafodaLista"/>
        <w:ind w:left="1211"/>
      </w:pPr>
      <w:r w:rsidRPr="00B606BB">
        <w:t>Python</w:t>
      </w:r>
    </w:p>
    <w:p w14:paraId="3D295600" w14:textId="77777777" w:rsidR="00B606BB" w:rsidRPr="00B606BB" w:rsidRDefault="00B606BB" w:rsidP="00B606BB">
      <w:pPr>
        <w:pStyle w:val="PargrafodaLista"/>
        <w:ind w:left="1211"/>
      </w:pPr>
      <w:r w:rsidRPr="00B606BB">
        <w:t>Copiar código</w:t>
      </w:r>
    </w:p>
    <w:p w14:paraId="75D51A62" w14:textId="77777777" w:rsidR="00B606BB" w:rsidRPr="00B606BB" w:rsidRDefault="00B606BB" w:rsidP="00B606BB">
      <w:pPr>
        <w:pStyle w:val="PargrafodaLista"/>
        <w:ind w:left="1211"/>
      </w:pPr>
      <w:proofErr w:type="spellStart"/>
      <w:r w:rsidRPr="00B606BB">
        <w:t>import</w:t>
      </w:r>
      <w:proofErr w:type="spellEnd"/>
      <w:r w:rsidRPr="00B606BB">
        <w:t xml:space="preserve"> </w:t>
      </w:r>
      <w:proofErr w:type="spellStart"/>
      <w:r w:rsidRPr="00B606BB">
        <w:t>re</w:t>
      </w:r>
      <w:proofErr w:type="spellEnd"/>
    </w:p>
    <w:p w14:paraId="0B622062" w14:textId="77777777" w:rsidR="00B606BB" w:rsidRPr="00B606BB" w:rsidRDefault="00B606BB" w:rsidP="00B606BB">
      <w:pPr>
        <w:pStyle w:val="PargrafodaLista"/>
        <w:ind w:left="1211"/>
      </w:pPr>
    </w:p>
    <w:p w14:paraId="4E810FF7" w14:textId="77777777" w:rsidR="00B606BB" w:rsidRPr="00B606BB" w:rsidRDefault="00B606BB" w:rsidP="00B606BB">
      <w:pPr>
        <w:pStyle w:val="PargrafodaLista"/>
        <w:ind w:left="1211"/>
      </w:pPr>
      <w:proofErr w:type="spellStart"/>
      <w:r w:rsidRPr="00B606BB">
        <w:t>def</w:t>
      </w:r>
      <w:proofErr w:type="spellEnd"/>
      <w:r w:rsidRPr="00B606BB">
        <w:t xml:space="preserve"> </w:t>
      </w:r>
      <w:proofErr w:type="spellStart"/>
      <w:r w:rsidRPr="00B606BB">
        <w:t>title_</w:t>
      </w:r>
      <w:proofErr w:type="gramStart"/>
      <w:r w:rsidRPr="00B606BB">
        <w:t>avancado</w:t>
      </w:r>
      <w:proofErr w:type="spellEnd"/>
      <w:r w:rsidRPr="00B606BB">
        <w:t>(</w:t>
      </w:r>
      <w:proofErr w:type="gramEnd"/>
      <w:r w:rsidRPr="00B606BB">
        <w:t xml:space="preserve">texto: </w:t>
      </w:r>
      <w:proofErr w:type="spellStart"/>
      <w:r w:rsidRPr="00B606BB">
        <w:t>str</w:t>
      </w:r>
      <w:proofErr w:type="spellEnd"/>
      <w:r w:rsidRPr="00B606BB">
        <w:t xml:space="preserve">) -&gt; </w:t>
      </w:r>
      <w:proofErr w:type="spellStart"/>
      <w:r w:rsidRPr="00B606BB">
        <w:t>str</w:t>
      </w:r>
      <w:proofErr w:type="spellEnd"/>
      <w:r w:rsidRPr="00B606BB">
        <w:t>:</w:t>
      </w:r>
    </w:p>
    <w:p w14:paraId="484E51B1" w14:textId="77777777" w:rsidR="00B606BB" w:rsidRPr="00B606BB" w:rsidRDefault="00B606BB" w:rsidP="00B606BB">
      <w:pPr>
        <w:pStyle w:val="PargrafodaLista"/>
        <w:ind w:left="1211"/>
      </w:pPr>
      <w:r w:rsidRPr="00B606BB">
        <w:t xml:space="preserve">    """</w:t>
      </w:r>
    </w:p>
    <w:p w14:paraId="7FA0E0C4" w14:textId="77777777" w:rsidR="00B606BB" w:rsidRPr="00B606BB" w:rsidRDefault="00B606BB" w:rsidP="00B606BB">
      <w:pPr>
        <w:pStyle w:val="PargrafodaLista"/>
        <w:ind w:left="1211"/>
      </w:pPr>
      <w:r w:rsidRPr="00B606BB">
        <w:t xml:space="preserve">    Capitaliza a primeira letra de cada palavra, preservando siglas e nomes próprios.</w:t>
      </w:r>
    </w:p>
    <w:p w14:paraId="59DBCDDE" w14:textId="77777777" w:rsidR="00B606BB" w:rsidRPr="00B606BB" w:rsidRDefault="00B606BB" w:rsidP="00B606BB">
      <w:pPr>
        <w:pStyle w:val="PargrafodaLista"/>
        <w:ind w:left="1211"/>
      </w:pPr>
      <w:r w:rsidRPr="00B606BB">
        <w:t xml:space="preserve">    Trata </w:t>
      </w:r>
      <w:proofErr w:type="spellStart"/>
      <w:r w:rsidRPr="00B606BB">
        <w:t>hífens</w:t>
      </w:r>
      <w:proofErr w:type="spellEnd"/>
      <w:r w:rsidRPr="00B606BB">
        <w:t>, apóstrofos e acentos corretamente.</w:t>
      </w:r>
    </w:p>
    <w:p w14:paraId="6075917E" w14:textId="77777777" w:rsidR="00B606BB" w:rsidRPr="00B606BB" w:rsidRDefault="00B606BB" w:rsidP="00B606BB">
      <w:pPr>
        <w:pStyle w:val="PargrafodaLista"/>
        <w:ind w:left="1211"/>
      </w:pPr>
      <w:r w:rsidRPr="00B606BB">
        <w:t xml:space="preserve">    """</w:t>
      </w:r>
    </w:p>
    <w:p w14:paraId="195B726E" w14:textId="77777777" w:rsidR="00B606BB" w:rsidRPr="00B606BB" w:rsidRDefault="00B606BB" w:rsidP="00B606BB">
      <w:pPr>
        <w:pStyle w:val="PargrafodaLista"/>
        <w:ind w:left="1211"/>
      </w:pPr>
      <w:r w:rsidRPr="00B606BB">
        <w:t xml:space="preserve">    </w:t>
      </w:r>
      <w:proofErr w:type="spellStart"/>
      <w:r w:rsidRPr="00B606BB">
        <w:t>if</w:t>
      </w:r>
      <w:proofErr w:type="spellEnd"/>
      <w:r w:rsidRPr="00B606BB">
        <w:t xml:space="preserve"> </w:t>
      </w:r>
      <w:proofErr w:type="spellStart"/>
      <w:r w:rsidRPr="00B606BB">
        <w:t>not</w:t>
      </w:r>
      <w:proofErr w:type="spellEnd"/>
      <w:r w:rsidRPr="00B606BB">
        <w:t xml:space="preserve"> </w:t>
      </w:r>
      <w:proofErr w:type="spellStart"/>
      <w:proofErr w:type="gramStart"/>
      <w:r w:rsidRPr="00B606BB">
        <w:t>isinstance</w:t>
      </w:r>
      <w:proofErr w:type="spellEnd"/>
      <w:r w:rsidRPr="00B606BB">
        <w:t>(</w:t>
      </w:r>
      <w:proofErr w:type="gramEnd"/>
      <w:r w:rsidRPr="00B606BB">
        <w:t xml:space="preserve">texto, </w:t>
      </w:r>
      <w:proofErr w:type="spellStart"/>
      <w:r w:rsidRPr="00B606BB">
        <w:t>str</w:t>
      </w:r>
      <w:proofErr w:type="spellEnd"/>
      <w:r w:rsidRPr="00B606BB">
        <w:t>):</w:t>
      </w:r>
    </w:p>
    <w:p w14:paraId="6441AFC3" w14:textId="77777777" w:rsidR="00B606BB" w:rsidRPr="00B606BB" w:rsidRDefault="00B606BB" w:rsidP="00B606BB">
      <w:pPr>
        <w:pStyle w:val="PargrafodaLista"/>
        <w:ind w:left="1211"/>
      </w:pPr>
      <w:r w:rsidRPr="00B606BB">
        <w:t xml:space="preserve">        </w:t>
      </w:r>
      <w:proofErr w:type="spellStart"/>
      <w:r w:rsidRPr="00B606BB">
        <w:t>raise</w:t>
      </w:r>
      <w:proofErr w:type="spellEnd"/>
      <w:r w:rsidRPr="00B606BB">
        <w:t xml:space="preserve"> </w:t>
      </w:r>
      <w:proofErr w:type="spellStart"/>
      <w:proofErr w:type="gramStart"/>
      <w:r w:rsidRPr="00B606BB">
        <w:t>TypeError</w:t>
      </w:r>
      <w:proofErr w:type="spellEnd"/>
      <w:r w:rsidRPr="00B606BB">
        <w:t>(</w:t>
      </w:r>
      <w:proofErr w:type="gramEnd"/>
      <w:r w:rsidRPr="00B606BB">
        <w:t xml:space="preserve">"O argumento deve ser uma </w:t>
      </w:r>
      <w:proofErr w:type="spellStart"/>
      <w:r w:rsidRPr="00B606BB">
        <w:t>string</w:t>
      </w:r>
      <w:proofErr w:type="spellEnd"/>
      <w:r w:rsidRPr="00B606BB">
        <w:t>.")</w:t>
      </w:r>
    </w:p>
    <w:p w14:paraId="4700C8D2" w14:textId="77777777" w:rsidR="00B606BB" w:rsidRPr="00B606BB" w:rsidRDefault="00B606BB" w:rsidP="00B606BB">
      <w:pPr>
        <w:pStyle w:val="PargrafodaLista"/>
        <w:ind w:left="1211"/>
      </w:pPr>
    </w:p>
    <w:p w14:paraId="0424F93C" w14:textId="77777777" w:rsidR="00B606BB" w:rsidRPr="00B606BB" w:rsidRDefault="00B606BB" w:rsidP="00B606BB">
      <w:pPr>
        <w:pStyle w:val="PargrafodaLista"/>
        <w:ind w:left="1211"/>
      </w:pPr>
      <w:r w:rsidRPr="00B606BB">
        <w:t xml:space="preserve">    # Lista de siglas que devem permanecer em maiúsculas</w:t>
      </w:r>
    </w:p>
    <w:p w14:paraId="197A1737" w14:textId="77777777" w:rsidR="00B606BB" w:rsidRPr="00B606BB" w:rsidRDefault="00B606BB" w:rsidP="00B606BB">
      <w:pPr>
        <w:pStyle w:val="PargrafodaLista"/>
        <w:ind w:left="1211"/>
      </w:pPr>
      <w:r w:rsidRPr="00B606BB">
        <w:t xml:space="preserve">    SIGLAS = {"ONU", "NASA", "UE", "OTAN", "USP"}</w:t>
      </w:r>
    </w:p>
    <w:p w14:paraId="7BD95718" w14:textId="77777777" w:rsidR="00B606BB" w:rsidRPr="00B606BB" w:rsidRDefault="00B606BB" w:rsidP="00B606BB">
      <w:pPr>
        <w:pStyle w:val="PargrafodaLista"/>
        <w:ind w:left="1211"/>
      </w:pPr>
    </w:p>
    <w:p w14:paraId="5BEF23CF" w14:textId="77777777" w:rsidR="00B606BB" w:rsidRPr="00B606BB" w:rsidRDefault="00B606BB" w:rsidP="00B606BB">
      <w:pPr>
        <w:pStyle w:val="PargrafodaLista"/>
        <w:ind w:left="1211"/>
      </w:pPr>
      <w:r w:rsidRPr="00B606BB">
        <w:t xml:space="preserve">    # Lista de palavras que devem permanecer minúsculas (exceto se forem a primeira palavra)</w:t>
      </w:r>
    </w:p>
    <w:p w14:paraId="003DB237" w14:textId="77777777" w:rsidR="00B606BB" w:rsidRPr="00B606BB" w:rsidRDefault="00B606BB" w:rsidP="00B606BB">
      <w:pPr>
        <w:pStyle w:val="PargrafodaLista"/>
        <w:ind w:left="1211"/>
      </w:pPr>
      <w:r w:rsidRPr="00B606BB">
        <w:lastRenderedPageBreak/>
        <w:t xml:space="preserve">    PALAVRAS_MINUSCULAS = {"da", "de", "do", "dos", "das", "e", "em", "no", "na", "nos", "nas"}</w:t>
      </w:r>
    </w:p>
    <w:p w14:paraId="59EA9EAD" w14:textId="77777777" w:rsidR="00B606BB" w:rsidRPr="00B606BB" w:rsidRDefault="00B606BB" w:rsidP="00B606BB">
      <w:pPr>
        <w:pStyle w:val="PargrafodaLista"/>
        <w:ind w:left="1211"/>
      </w:pPr>
    </w:p>
    <w:p w14:paraId="18D6439E" w14:textId="77777777" w:rsidR="00B606BB" w:rsidRPr="00B606BB" w:rsidRDefault="00B606BB" w:rsidP="00B606BB">
      <w:pPr>
        <w:pStyle w:val="PargrafodaLista"/>
        <w:ind w:left="1211"/>
      </w:pPr>
      <w:r w:rsidRPr="00B606BB">
        <w:t xml:space="preserve">    # Lista de nomes próprios que devem ter capitalização especial</w:t>
      </w:r>
    </w:p>
    <w:p w14:paraId="6EECD46B" w14:textId="77777777" w:rsidR="00B606BB" w:rsidRPr="00B606BB" w:rsidRDefault="00B606BB" w:rsidP="00B606BB">
      <w:pPr>
        <w:pStyle w:val="PargrafodaLista"/>
        <w:ind w:left="1211"/>
      </w:pPr>
      <w:r w:rsidRPr="00B606BB">
        <w:t xml:space="preserve">    NOMES_ESPECIAIS = {"McDonald": "McDonald", "O'Neill": "O'Neill"}</w:t>
      </w:r>
    </w:p>
    <w:p w14:paraId="0E9E0CC7" w14:textId="77777777" w:rsidR="00B606BB" w:rsidRPr="00B606BB" w:rsidRDefault="00B606BB" w:rsidP="00B606BB">
      <w:pPr>
        <w:pStyle w:val="PargrafodaLista"/>
        <w:ind w:left="1211"/>
      </w:pPr>
    </w:p>
    <w:p w14:paraId="605CE42A" w14:textId="77777777" w:rsidR="00B606BB" w:rsidRPr="00B606BB" w:rsidRDefault="00B606BB" w:rsidP="00B606BB">
      <w:pPr>
        <w:pStyle w:val="PargrafodaLista"/>
        <w:ind w:left="1211"/>
      </w:pPr>
      <w:r w:rsidRPr="00B606BB">
        <w:t xml:space="preserve">    </w:t>
      </w:r>
      <w:proofErr w:type="spellStart"/>
      <w:r w:rsidRPr="00B606BB">
        <w:t>def</w:t>
      </w:r>
      <w:proofErr w:type="spellEnd"/>
      <w:r w:rsidRPr="00B606BB">
        <w:t xml:space="preserve"> </w:t>
      </w:r>
      <w:proofErr w:type="gramStart"/>
      <w:r w:rsidRPr="00B606BB">
        <w:t>capitalizar(</w:t>
      </w:r>
      <w:proofErr w:type="gramEnd"/>
      <w:r w:rsidRPr="00B606BB">
        <w:t xml:space="preserve">match, </w:t>
      </w:r>
      <w:proofErr w:type="spellStart"/>
      <w:r w:rsidRPr="00B606BB">
        <w:t>primeira_palavra</w:t>
      </w:r>
      <w:proofErr w:type="spellEnd"/>
      <w:r w:rsidRPr="00B606BB">
        <w:t>=False):</w:t>
      </w:r>
    </w:p>
    <w:p w14:paraId="66AA1019" w14:textId="77777777" w:rsidR="00B606BB" w:rsidRPr="00B606BB" w:rsidRDefault="00B606BB" w:rsidP="00B606BB">
      <w:pPr>
        <w:pStyle w:val="PargrafodaLista"/>
        <w:ind w:left="1211"/>
      </w:pPr>
      <w:r w:rsidRPr="00B606BB">
        <w:t xml:space="preserve">        palavra = </w:t>
      </w:r>
      <w:proofErr w:type="spellStart"/>
      <w:proofErr w:type="gramStart"/>
      <w:r w:rsidRPr="00B606BB">
        <w:t>match.group</w:t>
      </w:r>
      <w:proofErr w:type="spellEnd"/>
      <w:proofErr w:type="gramEnd"/>
      <w:r w:rsidRPr="00B606BB">
        <w:t>(0)</w:t>
      </w:r>
    </w:p>
    <w:p w14:paraId="25387E0E" w14:textId="77777777" w:rsidR="00B606BB" w:rsidRPr="00B606BB" w:rsidRDefault="00B606BB" w:rsidP="00B606BB">
      <w:pPr>
        <w:pStyle w:val="PargrafodaLista"/>
        <w:ind w:left="1211"/>
      </w:pPr>
    </w:p>
    <w:p w14:paraId="034892F1" w14:textId="77777777" w:rsidR="00B606BB" w:rsidRPr="00B606BB" w:rsidRDefault="00B606BB" w:rsidP="00B606BB">
      <w:pPr>
        <w:pStyle w:val="PargrafodaLista"/>
        <w:ind w:left="1211"/>
      </w:pPr>
      <w:r w:rsidRPr="00B606BB">
        <w:t xml:space="preserve">        # Preserva siglas</w:t>
      </w:r>
    </w:p>
    <w:p w14:paraId="1239CF57" w14:textId="77777777" w:rsidR="00B606BB" w:rsidRPr="00B606BB" w:rsidRDefault="00B606BB" w:rsidP="00B606BB">
      <w:pPr>
        <w:pStyle w:val="PargrafodaLista"/>
        <w:ind w:left="1211"/>
      </w:pPr>
      <w:r w:rsidRPr="00B606BB">
        <w:t xml:space="preserve">        </w:t>
      </w:r>
      <w:proofErr w:type="spellStart"/>
      <w:r w:rsidRPr="00B606BB">
        <w:t>if</w:t>
      </w:r>
      <w:proofErr w:type="spellEnd"/>
      <w:r w:rsidRPr="00B606BB">
        <w:t xml:space="preserve"> </w:t>
      </w:r>
      <w:proofErr w:type="spellStart"/>
      <w:proofErr w:type="gramStart"/>
      <w:r w:rsidRPr="00B606BB">
        <w:t>palavra.upper</w:t>
      </w:r>
      <w:proofErr w:type="spellEnd"/>
      <w:proofErr w:type="gramEnd"/>
      <w:r w:rsidRPr="00B606BB">
        <w:t>() in SIGLAS:</w:t>
      </w:r>
    </w:p>
    <w:p w14:paraId="4ED40164" w14:textId="77777777" w:rsidR="00B606BB" w:rsidRPr="00B606BB" w:rsidRDefault="00B606BB" w:rsidP="00B606BB">
      <w:pPr>
        <w:pStyle w:val="PargrafodaLista"/>
        <w:ind w:left="1211"/>
      </w:pPr>
      <w:r w:rsidRPr="00B606BB">
        <w:t xml:space="preserve">            </w:t>
      </w:r>
      <w:proofErr w:type="spellStart"/>
      <w:r w:rsidRPr="00B606BB">
        <w:t>return</w:t>
      </w:r>
      <w:proofErr w:type="spellEnd"/>
      <w:r w:rsidRPr="00B606BB">
        <w:t xml:space="preserve"> </w:t>
      </w:r>
      <w:proofErr w:type="spellStart"/>
      <w:proofErr w:type="gramStart"/>
      <w:r w:rsidRPr="00B606BB">
        <w:t>palavra.upper</w:t>
      </w:r>
      <w:proofErr w:type="spellEnd"/>
      <w:proofErr w:type="gramEnd"/>
      <w:r w:rsidRPr="00B606BB">
        <w:t>()</w:t>
      </w:r>
    </w:p>
    <w:p w14:paraId="3646406E" w14:textId="77777777" w:rsidR="00B606BB" w:rsidRPr="00B606BB" w:rsidRDefault="00B606BB" w:rsidP="00B606BB">
      <w:pPr>
        <w:pStyle w:val="PargrafodaLista"/>
        <w:ind w:left="1211"/>
      </w:pPr>
    </w:p>
    <w:p w14:paraId="40229367" w14:textId="77777777" w:rsidR="00B606BB" w:rsidRPr="00B606BB" w:rsidRDefault="00B606BB" w:rsidP="00B606BB">
      <w:pPr>
        <w:pStyle w:val="PargrafodaLista"/>
        <w:ind w:left="1211"/>
      </w:pPr>
      <w:r w:rsidRPr="00B606BB">
        <w:t xml:space="preserve">        # Preserva nomes especiais</w:t>
      </w:r>
    </w:p>
    <w:p w14:paraId="097DAF49" w14:textId="77777777" w:rsidR="00B606BB" w:rsidRPr="00B606BB" w:rsidRDefault="00B606BB" w:rsidP="00B606BB">
      <w:pPr>
        <w:pStyle w:val="PargrafodaLista"/>
        <w:ind w:left="1211"/>
      </w:pPr>
      <w:r w:rsidRPr="00B606BB">
        <w:t xml:space="preserve">        </w:t>
      </w:r>
      <w:proofErr w:type="spellStart"/>
      <w:r w:rsidRPr="00B606BB">
        <w:t>if</w:t>
      </w:r>
      <w:proofErr w:type="spellEnd"/>
      <w:r w:rsidRPr="00B606BB">
        <w:t xml:space="preserve"> </w:t>
      </w:r>
      <w:proofErr w:type="spellStart"/>
      <w:proofErr w:type="gramStart"/>
      <w:r w:rsidRPr="00B606BB">
        <w:t>palavra.capitalize</w:t>
      </w:r>
      <w:proofErr w:type="spellEnd"/>
      <w:proofErr w:type="gramEnd"/>
      <w:r w:rsidRPr="00B606BB">
        <w:t>() in NOMES_ESPECIAIS:</w:t>
      </w:r>
    </w:p>
    <w:p w14:paraId="35BA4755" w14:textId="77777777" w:rsidR="00B606BB" w:rsidRPr="00B606BB" w:rsidRDefault="00B606BB" w:rsidP="00B606BB">
      <w:pPr>
        <w:pStyle w:val="PargrafodaLista"/>
        <w:ind w:left="1211"/>
      </w:pPr>
      <w:r w:rsidRPr="00B606BB">
        <w:t xml:space="preserve">            </w:t>
      </w:r>
      <w:proofErr w:type="spellStart"/>
      <w:r w:rsidRPr="00B606BB">
        <w:t>return</w:t>
      </w:r>
      <w:proofErr w:type="spellEnd"/>
      <w:r w:rsidRPr="00B606BB">
        <w:t xml:space="preserve"> NOMES_</w:t>
      </w:r>
      <w:proofErr w:type="gramStart"/>
      <w:r w:rsidRPr="00B606BB">
        <w:t>ESPECIAIS[</w:t>
      </w:r>
      <w:proofErr w:type="spellStart"/>
      <w:r w:rsidRPr="00B606BB">
        <w:t>palavra.capitalize</w:t>
      </w:r>
      <w:proofErr w:type="spellEnd"/>
      <w:proofErr w:type="gramEnd"/>
      <w:r w:rsidRPr="00B606BB">
        <w:t>()]</w:t>
      </w:r>
    </w:p>
    <w:p w14:paraId="464F4A1E" w14:textId="77777777" w:rsidR="00B606BB" w:rsidRPr="00B606BB" w:rsidRDefault="00B606BB" w:rsidP="00B606BB">
      <w:pPr>
        <w:pStyle w:val="PargrafodaLista"/>
        <w:ind w:left="1211"/>
      </w:pPr>
    </w:p>
    <w:p w14:paraId="6ADB2A40" w14:textId="77777777" w:rsidR="00B606BB" w:rsidRPr="00B606BB" w:rsidRDefault="00B606BB" w:rsidP="00B606BB">
      <w:pPr>
        <w:pStyle w:val="PargrafodaLista"/>
        <w:ind w:left="1211"/>
      </w:pPr>
      <w:r w:rsidRPr="00B606BB">
        <w:t xml:space="preserve">        # Mantém certas palavras minúsculas (exceto se for a primeira)</w:t>
      </w:r>
    </w:p>
    <w:p w14:paraId="74F0D2C8" w14:textId="77777777" w:rsidR="00B606BB" w:rsidRPr="00B606BB" w:rsidRDefault="00B606BB" w:rsidP="00B606BB">
      <w:pPr>
        <w:pStyle w:val="PargrafodaLista"/>
        <w:ind w:left="1211"/>
      </w:pPr>
      <w:r w:rsidRPr="00B606BB">
        <w:t xml:space="preserve">        </w:t>
      </w:r>
      <w:proofErr w:type="spellStart"/>
      <w:r w:rsidRPr="00B606BB">
        <w:t>if</w:t>
      </w:r>
      <w:proofErr w:type="spellEnd"/>
      <w:r w:rsidRPr="00B606BB">
        <w:t xml:space="preserve"> </w:t>
      </w:r>
      <w:proofErr w:type="spellStart"/>
      <w:r w:rsidRPr="00B606BB">
        <w:t>not</w:t>
      </w:r>
      <w:proofErr w:type="spellEnd"/>
      <w:r w:rsidRPr="00B606BB">
        <w:t xml:space="preserve"> </w:t>
      </w:r>
      <w:proofErr w:type="spellStart"/>
      <w:r w:rsidRPr="00B606BB">
        <w:t>primeira_palavra</w:t>
      </w:r>
      <w:proofErr w:type="spellEnd"/>
      <w:r w:rsidRPr="00B606BB">
        <w:t xml:space="preserve"> </w:t>
      </w:r>
      <w:proofErr w:type="spellStart"/>
      <w:r w:rsidRPr="00B606BB">
        <w:t>and</w:t>
      </w:r>
      <w:proofErr w:type="spellEnd"/>
      <w:r w:rsidRPr="00B606BB">
        <w:t xml:space="preserve"> </w:t>
      </w:r>
      <w:proofErr w:type="spellStart"/>
      <w:proofErr w:type="gramStart"/>
      <w:r w:rsidRPr="00B606BB">
        <w:t>palavra.lower</w:t>
      </w:r>
      <w:proofErr w:type="spellEnd"/>
      <w:proofErr w:type="gramEnd"/>
      <w:r w:rsidRPr="00B606BB">
        <w:t>() in PALAVRAS_MINUSCULAS:</w:t>
      </w:r>
    </w:p>
    <w:p w14:paraId="55D33479" w14:textId="77777777" w:rsidR="00B606BB" w:rsidRPr="00B606BB" w:rsidRDefault="00B606BB" w:rsidP="00B606BB">
      <w:pPr>
        <w:pStyle w:val="PargrafodaLista"/>
        <w:ind w:left="1211"/>
      </w:pPr>
      <w:r w:rsidRPr="00B606BB">
        <w:t xml:space="preserve">            </w:t>
      </w:r>
      <w:proofErr w:type="spellStart"/>
      <w:r w:rsidRPr="00B606BB">
        <w:t>return</w:t>
      </w:r>
      <w:proofErr w:type="spellEnd"/>
      <w:r w:rsidRPr="00B606BB">
        <w:t xml:space="preserve"> </w:t>
      </w:r>
      <w:proofErr w:type="spellStart"/>
      <w:proofErr w:type="gramStart"/>
      <w:r w:rsidRPr="00B606BB">
        <w:t>palavra.lower</w:t>
      </w:r>
      <w:proofErr w:type="spellEnd"/>
      <w:proofErr w:type="gramEnd"/>
      <w:r w:rsidRPr="00B606BB">
        <w:t>()</w:t>
      </w:r>
    </w:p>
    <w:p w14:paraId="2290DC80" w14:textId="77777777" w:rsidR="00B606BB" w:rsidRPr="00B606BB" w:rsidRDefault="00B606BB" w:rsidP="00B606BB">
      <w:pPr>
        <w:pStyle w:val="PargrafodaLista"/>
        <w:ind w:left="1211"/>
      </w:pPr>
    </w:p>
    <w:p w14:paraId="2A67EC79" w14:textId="77777777" w:rsidR="00B606BB" w:rsidRPr="00B606BB" w:rsidRDefault="00B606BB" w:rsidP="00B606BB">
      <w:pPr>
        <w:pStyle w:val="PargrafodaLista"/>
        <w:ind w:left="1211"/>
      </w:pPr>
      <w:r w:rsidRPr="00B606BB">
        <w:t xml:space="preserve">        # Capitaliza normalmente</w:t>
      </w:r>
    </w:p>
    <w:p w14:paraId="6FE7ACDB" w14:textId="77777777" w:rsidR="00B606BB" w:rsidRPr="00B606BB" w:rsidRDefault="00B606BB" w:rsidP="00B606BB">
      <w:pPr>
        <w:pStyle w:val="PargrafodaLista"/>
        <w:ind w:left="1211"/>
      </w:pPr>
      <w:r w:rsidRPr="00B606BB">
        <w:t xml:space="preserve">        </w:t>
      </w:r>
      <w:proofErr w:type="spellStart"/>
      <w:r w:rsidRPr="00B606BB">
        <w:t>return</w:t>
      </w:r>
      <w:proofErr w:type="spellEnd"/>
      <w:r w:rsidRPr="00B606BB">
        <w:t xml:space="preserve"> palavra[0</w:t>
      </w:r>
      <w:proofErr w:type="gramStart"/>
      <w:r w:rsidRPr="00B606BB">
        <w:t>].</w:t>
      </w:r>
      <w:proofErr w:type="spellStart"/>
      <w:r w:rsidRPr="00B606BB">
        <w:t>upper</w:t>
      </w:r>
      <w:proofErr w:type="spellEnd"/>
      <w:proofErr w:type="gramEnd"/>
      <w:r w:rsidRPr="00B606BB">
        <w:t>() + palavra[1:</w:t>
      </w:r>
      <w:proofErr w:type="gramStart"/>
      <w:r w:rsidRPr="00B606BB">
        <w:t>].</w:t>
      </w:r>
      <w:proofErr w:type="spellStart"/>
      <w:r w:rsidRPr="00B606BB">
        <w:t>lower</w:t>
      </w:r>
      <w:proofErr w:type="spellEnd"/>
      <w:proofErr w:type="gramEnd"/>
      <w:r w:rsidRPr="00B606BB">
        <w:t>()</w:t>
      </w:r>
    </w:p>
    <w:p w14:paraId="25DF31AA" w14:textId="77777777" w:rsidR="00B606BB" w:rsidRPr="00B606BB" w:rsidRDefault="00B606BB" w:rsidP="00B606BB">
      <w:pPr>
        <w:pStyle w:val="PargrafodaLista"/>
        <w:ind w:left="1211"/>
      </w:pPr>
    </w:p>
    <w:p w14:paraId="7E811401" w14:textId="77777777" w:rsidR="00B606BB" w:rsidRPr="00B606BB" w:rsidRDefault="00B606BB" w:rsidP="00B606BB">
      <w:pPr>
        <w:pStyle w:val="PargrafodaLista"/>
        <w:ind w:left="1211"/>
      </w:pPr>
      <w:r w:rsidRPr="00B606BB">
        <w:t xml:space="preserve">    # Quebra o texto em palavras preservando separadores</w:t>
      </w:r>
    </w:p>
    <w:p w14:paraId="38E974FB" w14:textId="77777777" w:rsidR="00B606BB" w:rsidRPr="00B606BB" w:rsidRDefault="00B606BB" w:rsidP="00B606BB">
      <w:pPr>
        <w:pStyle w:val="PargrafodaLista"/>
        <w:ind w:left="1211"/>
      </w:pPr>
      <w:r w:rsidRPr="00B606BB">
        <w:t xml:space="preserve">    partes = </w:t>
      </w:r>
      <w:proofErr w:type="spellStart"/>
      <w:proofErr w:type="gramStart"/>
      <w:r w:rsidRPr="00B606BB">
        <w:t>re.split</w:t>
      </w:r>
      <w:proofErr w:type="spellEnd"/>
      <w:proofErr w:type="gramEnd"/>
      <w:r w:rsidRPr="00B606BB">
        <w:t>(r"(\s+)", texto)</w:t>
      </w:r>
    </w:p>
    <w:p w14:paraId="6F399C85" w14:textId="77777777" w:rsidR="00B606BB" w:rsidRPr="00B606BB" w:rsidRDefault="00B606BB" w:rsidP="00B606BB">
      <w:pPr>
        <w:pStyle w:val="PargrafodaLista"/>
        <w:ind w:left="1211"/>
      </w:pPr>
      <w:r w:rsidRPr="00B606BB">
        <w:t xml:space="preserve">    resultado = []</w:t>
      </w:r>
    </w:p>
    <w:p w14:paraId="10368445" w14:textId="77777777" w:rsidR="00B606BB" w:rsidRPr="00B606BB" w:rsidRDefault="00B606BB" w:rsidP="00B606BB">
      <w:pPr>
        <w:pStyle w:val="PargrafodaLista"/>
        <w:ind w:left="1211"/>
      </w:pPr>
    </w:p>
    <w:p w14:paraId="167CF88D" w14:textId="77777777" w:rsidR="00B606BB" w:rsidRPr="00B606BB" w:rsidRDefault="00B606BB" w:rsidP="00B606BB">
      <w:pPr>
        <w:pStyle w:val="PargrafodaLista"/>
        <w:ind w:left="1211"/>
      </w:pPr>
      <w:r w:rsidRPr="00B606BB">
        <w:t xml:space="preserve">    for i, parte in </w:t>
      </w:r>
      <w:proofErr w:type="spellStart"/>
      <w:r w:rsidRPr="00B606BB">
        <w:t>enumerate</w:t>
      </w:r>
      <w:proofErr w:type="spellEnd"/>
      <w:r w:rsidRPr="00B606BB">
        <w:t>(partes):</w:t>
      </w:r>
    </w:p>
    <w:p w14:paraId="5357F683" w14:textId="77777777" w:rsidR="00B606BB" w:rsidRPr="00B606BB" w:rsidRDefault="00B606BB" w:rsidP="00B606BB">
      <w:pPr>
        <w:pStyle w:val="PargrafodaLista"/>
        <w:ind w:left="1211"/>
      </w:pPr>
      <w:r w:rsidRPr="00B606BB">
        <w:t xml:space="preserve">        </w:t>
      </w:r>
      <w:proofErr w:type="spellStart"/>
      <w:r w:rsidRPr="00B606BB">
        <w:t>if</w:t>
      </w:r>
      <w:proofErr w:type="spellEnd"/>
      <w:r w:rsidRPr="00B606BB">
        <w:t xml:space="preserve"> </w:t>
      </w:r>
      <w:proofErr w:type="spellStart"/>
      <w:proofErr w:type="gramStart"/>
      <w:r w:rsidRPr="00B606BB">
        <w:t>re.match</w:t>
      </w:r>
      <w:proofErr w:type="spellEnd"/>
      <w:proofErr w:type="gramEnd"/>
      <w:r w:rsidRPr="00B606BB">
        <w:t>(r"[A-</w:t>
      </w:r>
      <w:proofErr w:type="spellStart"/>
      <w:r w:rsidRPr="00B606BB">
        <w:t>Za</w:t>
      </w:r>
      <w:proofErr w:type="spellEnd"/>
      <w:r w:rsidRPr="00B606BB">
        <w:t>-</w:t>
      </w:r>
      <w:proofErr w:type="spellStart"/>
      <w:r w:rsidRPr="00B606BB">
        <w:t>zÀ</w:t>
      </w:r>
      <w:proofErr w:type="spellEnd"/>
      <w:r w:rsidRPr="00B606BB">
        <w:t>-ÖØ-</w:t>
      </w:r>
      <w:proofErr w:type="spellStart"/>
      <w:r w:rsidRPr="00B606BB">
        <w:t>öø</w:t>
      </w:r>
      <w:proofErr w:type="spellEnd"/>
      <w:r w:rsidRPr="00B606BB">
        <w:t>-</w:t>
      </w:r>
      <w:proofErr w:type="gramStart"/>
      <w:r w:rsidRPr="00B606BB">
        <w:t>ÿ]+(?:</w:t>
      </w:r>
      <w:proofErr w:type="gramEnd"/>
      <w:r w:rsidRPr="00B606BB">
        <w:t>['</w:t>
      </w:r>
      <w:proofErr w:type="gramStart"/>
      <w:r w:rsidRPr="00B606BB">
        <w:t>-][</w:t>
      </w:r>
      <w:proofErr w:type="gramEnd"/>
      <w:r w:rsidRPr="00B606BB">
        <w:t>A-</w:t>
      </w:r>
      <w:proofErr w:type="spellStart"/>
      <w:r w:rsidRPr="00B606BB">
        <w:t>Za</w:t>
      </w:r>
      <w:proofErr w:type="spellEnd"/>
      <w:r w:rsidRPr="00B606BB">
        <w:t>-</w:t>
      </w:r>
      <w:proofErr w:type="spellStart"/>
      <w:r w:rsidRPr="00B606BB">
        <w:t>zÀ</w:t>
      </w:r>
      <w:proofErr w:type="spellEnd"/>
      <w:r w:rsidRPr="00B606BB">
        <w:t>-ÖØ-</w:t>
      </w:r>
      <w:proofErr w:type="spellStart"/>
      <w:r w:rsidRPr="00B606BB">
        <w:t>öø</w:t>
      </w:r>
      <w:proofErr w:type="spellEnd"/>
      <w:r w:rsidRPr="00B606BB">
        <w:t>-</w:t>
      </w:r>
      <w:proofErr w:type="gramStart"/>
      <w:r w:rsidRPr="00B606BB">
        <w:t>ÿ]+</w:t>
      </w:r>
      <w:proofErr w:type="gramEnd"/>
      <w:r w:rsidRPr="00B606BB">
        <w:t>)*", parte):</w:t>
      </w:r>
    </w:p>
    <w:p w14:paraId="7098EFC1" w14:textId="77777777" w:rsidR="00B606BB" w:rsidRPr="00B606BB" w:rsidRDefault="00B606BB" w:rsidP="00B606BB">
      <w:pPr>
        <w:pStyle w:val="PargrafodaLista"/>
        <w:ind w:left="1211"/>
      </w:pPr>
      <w:r w:rsidRPr="00B606BB">
        <w:t xml:space="preserve">            </w:t>
      </w:r>
      <w:proofErr w:type="spellStart"/>
      <w:proofErr w:type="gramStart"/>
      <w:r w:rsidRPr="00B606BB">
        <w:t>resultado.append</w:t>
      </w:r>
      <w:proofErr w:type="spellEnd"/>
      <w:proofErr w:type="gramEnd"/>
      <w:r w:rsidRPr="00B606BB">
        <w:t>(</w:t>
      </w:r>
      <w:proofErr w:type="gramStart"/>
      <w:r w:rsidRPr="00B606BB">
        <w:t>capitalizar(</w:t>
      </w:r>
      <w:proofErr w:type="spellStart"/>
      <w:r w:rsidRPr="00B606BB">
        <w:t>re.match</w:t>
      </w:r>
      <w:proofErr w:type="spellEnd"/>
      <w:proofErr w:type="gramEnd"/>
      <w:r w:rsidRPr="00B606BB">
        <w:t>(r</w:t>
      </w:r>
      <w:proofErr w:type="gramStart"/>
      <w:r w:rsidRPr="00B606BB">
        <w:t>".+</w:t>
      </w:r>
      <w:proofErr w:type="gramEnd"/>
      <w:r w:rsidRPr="00B606BB">
        <w:t xml:space="preserve">", parte), </w:t>
      </w:r>
      <w:proofErr w:type="spellStart"/>
      <w:r w:rsidRPr="00B606BB">
        <w:t>primeira_palavra</w:t>
      </w:r>
      <w:proofErr w:type="spellEnd"/>
      <w:proofErr w:type="gramStart"/>
      <w:r w:rsidRPr="00B606BB">
        <w:t>=(</w:t>
      </w:r>
      <w:proofErr w:type="gramEnd"/>
      <w:r w:rsidRPr="00B606BB">
        <w:t>i == 0)))</w:t>
      </w:r>
    </w:p>
    <w:p w14:paraId="3632BC18" w14:textId="77777777" w:rsidR="00B606BB" w:rsidRPr="00B606BB" w:rsidRDefault="00B606BB" w:rsidP="00B606BB">
      <w:pPr>
        <w:pStyle w:val="PargrafodaLista"/>
        <w:ind w:left="1211"/>
      </w:pPr>
      <w:r w:rsidRPr="00B606BB">
        <w:t xml:space="preserve">        </w:t>
      </w:r>
      <w:proofErr w:type="spellStart"/>
      <w:r w:rsidRPr="00B606BB">
        <w:t>else</w:t>
      </w:r>
      <w:proofErr w:type="spellEnd"/>
      <w:r w:rsidRPr="00B606BB">
        <w:t>:</w:t>
      </w:r>
    </w:p>
    <w:p w14:paraId="5366BDA8" w14:textId="77777777" w:rsidR="00B606BB" w:rsidRPr="00B606BB" w:rsidRDefault="00B606BB" w:rsidP="00B606BB">
      <w:pPr>
        <w:pStyle w:val="PargrafodaLista"/>
        <w:ind w:left="1211"/>
      </w:pPr>
      <w:r w:rsidRPr="00B606BB">
        <w:t xml:space="preserve">            </w:t>
      </w:r>
      <w:proofErr w:type="spellStart"/>
      <w:proofErr w:type="gramStart"/>
      <w:r w:rsidRPr="00B606BB">
        <w:t>resultado.append</w:t>
      </w:r>
      <w:proofErr w:type="spellEnd"/>
      <w:proofErr w:type="gramEnd"/>
      <w:r w:rsidRPr="00B606BB">
        <w:t>(parte)</w:t>
      </w:r>
    </w:p>
    <w:p w14:paraId="2786C72D" w14:textId="77777777" w:rsidR="00B606BB" w:rsidRPr="00B606BB" w:rsidRDefault="00B606BB" w:rsidP="00B606BB">
      <w:pPr>
        <w:pStyle w:val="PargrafodaLista"/>
        <w:ind w:left="1211"/>
      </w:pPr>
    </w:p>
    <w:p w14:paraId="7893C776" w14:textId="77777777" w:rsidR="00B606BB" w:rsidRPr="00B606BB" w:rsidRDefault="00B606BB" w:rsidP="00B606BB">
      <w:pPr>
        <w:pStyle w:val="PargrafodaLista"/>
        <w:ind w:left="1211"/>
      </w:pPr>
      <w:r w:rsidRPr="00B606BB">
        <w:t xml:space="preserve">    </w:t>
      </w:r>
      <w:proofErr w:type="spellStart"/>
      <w:r w:rsidRPr="00B606BB">
        <w:t>return</w:t>
      </w:r>
      <w:proofErr w:type="spellEnd"/>
      <w:r w:rsidRPr="00B606BB">
        <w:t xml:space="preserve"> "</w:t>
      </w:r>
      <w:proofErr w:type="gramStart"/>
      <w:r w:rsidRPr="00B606BB">
        <w:t>".</w:t>
      </w:r>
      <w:proofErr w:type="spellStart"/>
      <w:r w:rsidRPr="00B606BB">
        <w:t>join</w:t>
      </w:r>
      <w:proofErr w:type="spellEnd"/>
      <w:proofErr w:type="gramEnd"/>
      <w:r w:rsidRPr="00B606BB">
        <w:t>(resultado)</w:t>
      </w:r>
    </w:p>
    <w:p w14:paraId="5857E9F5" w14:textId="77777777" w:rsidR="00B606BB" w:rsidRPr="00B606BB" w:rsidRDefault="00B606BB" w:rsidP="00B606BB">
      <w:pPr>
        <w:pStyle w:val="PargrafodaLista"/>
        <w:ind w:left="1211"/>
      </w:pPr>
    </w:p>
    <w:p w14:paraId="3FB75204" w14:textId="77777777" w:rsidR="00B606BB" w:rsidRPr="00B606BB" w:rsidRDefault="00B606BB" w:rsidP="00B606BB">
      <w:pPr>
        <w:pStyle w:val="PargrafodaLista"/>
        <w:ind w:left="1211"/>
      </w:pPr>
    </w:p>
    <w:p w14:paraId="76D24083" w14:textId="77777777" w:rsidR="00B606BB" w:rsidRPr="00B606BB" w:rsidRDefault="00B606BB" w:rsidP="00B606BB">
      <w:pPr>
        <w:pStyle w:val="PargrafodaLista"/>
        <w:ind w:left="1211"/>
      </w:pPr>
      <w:r w:rsidRPr="00B606BB">
        <w:t># Exemplos de uso</w:t>
      </w:r>
    </w:p>
    <w:p w14:paraId="7B01D25B" w14:textId="77777777" w:rsidR="00B606BB" w:rsidRPr="00B606BB" w:rsidRDefault="00B606BB" w:rsidP="00B606BB">
      <w:pPr>
        <w:pStyle w:val="PargrafodaLista"/>
        <w:ind w:left="1211"/>
      </w:pPr>
      <w:r w:rsidRPr="00B606BB">
        <w:lastRenderedPageBreak/>
        <w:t>frases = [</w:t>
      </w:r>
    </w:p>
    <w:p w14:paraId="0FEFD523" w14:textId="77777777" w:rsidR="00B606BB" w:rsidRPr="00B606BB" w:rsidRDefault="00B606BB" w:rsidP="00B606BB">
      <w:pPr>
        <w:pStyle w:val="PargrafodaLista"/>
        <w:ind w:left="1211"/>
      </w:pPr>
      <w:r w:rsidRPr="00B606BB">
        <w:t xml:space="preserve">    "bem-vindo à </w:t>
      </w:r>
      <w:proofErr w:type="spellStart"/>
      <w:r w:rsidRPr="00B606BB">
        <w:t>onu</w:t>
      </w:r>
      <w:proofErr w:type="spellEnd"/>
      <w:r w:rsidRPr="00B606BB">
        <w:t xml:space="preserve"> e à </w:t>
      </w:r>
      <w:proofErr w:type="spellStart"/>
      <w:r w:rsidRPr="00B606BB">
        <w:t>nasa</w:t>
      </w:r>
      <w:proofErr w:type="spellEnd"/>
      <w:r w:rsidRPr="00B606BB">
        <w:t>",</w:t>
      </w:r>
    </w:p>
    <w:p w14:paraId="7ED05EBA" w14:textId="77777777" w:rsidR="00B606BB" w:rsidRPr="00B606BB" w:rsidRDefault="00B606BB" w:rsidP="00B606BB">
      <w:pPr>
        <w:pStyle w:val="PargrafodaLista"/>
        <w:ind w:left="1211"/>
      </w:pPr>
      <w:r w:rsidRPr="00B606BB">
        <w:t xml:space="preserve">    "o </w:t>
      </w:r>
      <w:proofErr w:type="spellStart"/>
      <w:r w:rsidRPr="00B606BB">
        <w:t>mcDonald</w:t>
      </w:r>
      <w:proofErr w:type="spellEnd"/>
      <w:r w:rsidRPr="00B606BB">
        <w:t xml:space="preserve"> é famoso",</w:t>
      </w:r>
    </w:p>
    <w:p w14:paraId="1ACEFC8F" w14:textId="77777777" w:rsidR="00B606BB" w:rsidRPr="00B606BB" w:rsidRDefault="00B606BB" w:rsidP="00B606BB">
      <w:pPr>
        <w:pStyle w:val="PargrafodaLista"/>
        <w:ind w:left="1211"/>
      </w:pPr>
      <w:r w:rsidRPr="00B606BB">
        <w:t xml:space="preserve">    "</w:t>
      </w:r>
      <w:proofErr w:type="spellStart"/>
      <w:r w:rsidRPr="00B606BB">
        <w:t>joão</w:t>
      </w:r>
      <w:proofErr w:type="spellEnd"/>
      <w:r w:rsidRPr="00B606BB">
        <w:t xml:space="preserve"> da silva foi à </w:t>
      </w:r>
      <w:proofErr w:type="spellStart"/>
      <w:r w:rsidRPr="00B606BB">
        <w:t>otan</w:t>
      </w:r>
      <w:proofErr w:type="spellEnd"/>
      <w:r w:rsidRPr="00B606BB">
        <w:t>",</w:t>
      </w:r>
    </w:p>
    <w:p w14:paraId="11BBBE83" w14:textId="77777777" w:rsidR="00B606BB" w:rsidRPr="00B606BB" w:rsidRDefault="00B606BB" w:rsidP="00B606BB">
      <w:pPr>
        <w:pStyle w:val="PargrafodaLista"/>
        <w:ind w:left="1211"/>
      </w:pPr>
      <w:r w:rsidRPr="00B606BB">
        <w:t xml:space="preserve">    "</w:t>
      </w:r>
      <w:proofErr w:type="spellStart"/>
      <w:r w:rsidRPr="00B606BB">
        <w:t>rock'n'roll</w:t>
      </w:r>
      <w:proofErr w:type="spellEnd"/>
      <w:r w:rsidRPr="00B606BB">
        <w:t xml:space="preserve"> na </w:t>
      </w:r>
      <w:proofErr w:type="spellStart"/>
      <w:r w:rsidRPr="00B606BB">
        <w:t>usp</w:t>
      </w:r>
      <w:proofErr w:type="spellEnd"/>
      <w:r w:rsidRPr="00B606BB">
        <w:t>",</w:t>
      </w:r>
    </w:p>
    <w:p w14:paraId="6A8862C8" w14:textId="77777777" w:rsidR="00B606BB" w:rsidRPr="00B606BB" w:rsidRDefault="00B606BB" w:rsidP="00B606BB">
      <w:pPr>
        <w:pStyle w:val="PargrafodaLista"/>
        <w:ind w:left="1211"/>
      </w:pPr>
      <w:r w:rsidRPr="00B606BB">
        <w:t xml:space="preserve">    "</w:t>
      </w:r>
      <w:proofErr w:type="spellStart"/>
      <w:r w:rsidRPr="00B606BB">
        <w:t>o'neill</w:t>
      </w:r>
      <w:proofErr w:type="spellEnd"/>
      <w:r w:rsidRPr="00B606BB">
        <w:t xml:space="preserve"> esteve em nova </w:t>
      </w:r>
      <w:proofErr w:type="spellStart"/>
      <w:r w:rsidRPr="00B606BB">
        <w:t>york</w:t>
      </w:r>
      <w:proofErr w:type="spellEnd"/>
      <w:r w:rsidRPr="00B606BB">
        <w:t>"</w:t>
      </w:r>
    </w:p>
    <w:p w14:paraId="0D427F88" w14:textId="77777777" w:rsidR="00B606BB" w:rsidRPr="00B606BB" w:rsidRDefault="00B606BB" w:rsidP="00B606BB">
      <w:pPr>
        <w:pStyle w:val="PargrafodaLista"/>
        <w:ind w:left="1211"/>
      </w:pPr>
      <w:r w:rsidRPr="00B606BB">
        <w:t>]</w:t>
      </w:r>
    </w:p>
    <w:p w14:paraId="4B2334F6" w14:textId="77777777" w:rsidR="00B606BB" w:rsidRPr="00B606BB" w:rsidRDefault="00B606BB" w:rsidP="00B606BB">
      <w:pPr>
        <w:pStyle w:val="PargrafodaLista"/>
        <w:ind w:left="1211"/>
      </w:pPr>
    </w:p>
    <w:p w14:paraId="20B38FD2" w14:textId="77777777" w:rsidR="00B606BB" w:rsidRPr="00B606BB" w:rsidRDefault="00B606BB" w:rsidP="00B606BB">
      <w:pPr>
        <w:pStyle w:val="PargrafodaLista"/>
        <w:ind w:left="1211"/>
      </w:pPr>
      <w:r w:rsidRPr="00B606BB">
        <w:t>for f in frases:</w:t>
      </w:r>
    </w:p>
    <w:p w14:paraId="23A12596" w14:textId="77777777" w:rsidR="00B606BB" w:rsidRPr="00B606BB" w:rsidRDefault="00B606BB" w:rsidP="00B606BB">
      <w:pPr>
        <w:pStyle w:val="PargrafodaLista"/>
        <w:ind w:left="1211"/>
      </w:pPr>
      <w:r w:rsidRPr="00B606BB">
        <w:t xml:space="preserve">    print(</w:t>
      </w:r>
      <w:proofErr w:type="spellStart"/>
      <w:r w:rsidRPr="00B606BB">
        <w:t>title_avancado</w:t>
      </w:r>
      <w:proofErr w:type="spellEnd"/>
      <w:r w:rsidRPr="00B606BB">
        <w:t>(f))</w:t>
      </w:r>
    </w:p>
    <w:p w14:paraId="782BAB1A" w14:textId="77777777" w:rsidR="00B606BB" w:rsidRPr="00B606BB" w:rsidRDefault="00B606BB" w:rsidP="00B606BB">
      <w:pPr>
        <w:pStyle w:val="PargrafodaLista"/>
        <w:ind w:left="1211"/>
        <w:rPr>
          <w:b/>
          <w:bCs/>
        </w:rPr>
      </w:pPr>
      <w:r w:rsidRPr="00B606BB">
        <w:rPr>
          <w:rFonts w:ascii="Segoe UI Emoji" w:hAnsi="Segoe UI Emoji" w:cs="Segoe UI Emoji"/>
          <w:b/>
          <w:bCs/>
        </w:rPr>
        <w:t>💡</w:t>
      </w:r>
      <w:r w:rsidRPr="00B606BB">
        <w:rPr>
          <w:b/>
          <w:bCs/>
        </w:rPr>
        <w:t xml:space="preserve"> Saída esperada:</w:t>
      </w:r>
    </w:p>
    <w:p w14:paraId="3E500CD1" w14:textId="77777777" w:rsidR="00B606BB" w:rsidRPr="00B606BB" w:rsidRDefault="00B606BB" w:rsidP="00B606BB">
      <w:pPr>
        <w:pStyle w:val="PargrafodaLista"/>
        <w:ind w:left="1211"/>
      </w:pPr>
      <w:r w:rsidRPr="00B606BB">
        <w:t>Copiar código</w:t>
      </w:r>
    </w:p>
    <w:p w14:paraId="200877E2" w14:textId="77777777" w:rsidR="00B606BB" w:rsidRPr="00B606BB" w:rsidRDefault="00B606BB" w:rsidP="00B606BB">
      <w:pPr>
        <w:pStyle w:val="PargrafodaLista"/>
        <w:ind w:left="1211"/>
      </w:pPr>
      <w:r w:rsidRPr="00B606BB">
        <w:t>Bem-Vindo à ONU e à NASA</w:t>
      </w:r>
    </w:p>
    <w:p w14:paraId="7FEBD74A" w14:textId="77777777" w:rsidR="00B606BB" w:rsidRPr="00B606BB" w:rsidRDefault="00B606BB" w:rsidP="00B606BB">
      <w:pPr>
        <w:pStyle w:val="PargrafodaLista"/>
        <w:ind w:left="1211"/>
      </w:pPr>
      <w:r w:rsidRPr="00B606BB">
        <w:t>O McDonald é Famoso</w:t>
      </w:r>
    </w:p>
    <w:p w14:paraId="15AF28F2" w14:textId="77777777" w:rsidR="00B606BB" w:rsidRPr="00B606BB" w:rsidRDefault="00B606BB" w:rsidP="00B606BB">
      <w:pPr>
        <w:pStyle w:val="PargrafodaLista"/>
        <w:ind w:left="1211"/>
      </w:pPr>
      <w:r w:rsidRPr="00B606BB">
        <w:t>João da Silva Foi à OTAN</w:t>
      </w:r>
    </w:p>
    <w:p w14:paraId="7BC29783" w14:textId="77777777" w:rsidR="00B606BB" w:rsidRPr="00B606BB" w:rsidRDefault="00B606BB" w:rsidP="00B606BB">
      <w:pPr>
        <w:pStyle w:val="PargrafodaLista"/>
        <w:ind w:left="1211"/>
      </w:pPr>
      <w:proofErr w:type="spellStart"/>
      <w:r w:rsidRPr="00B606BB">
        <w:t>Rock'n'Roll</w:t>
      </w:r>
      <w:proofErr w:type="spellEnd"/>
      <w:r w:rsidRPr="00B606BB">
        <w:t xml:space="preserve"> na USP</w:t>
      </w:r>
    </w:p>
    <w:p w14:paraId="733B875B" w14:textId="77777777" w:rsidR="00B606BB" w:rsidRPr="00B606BB" w:rsidRDefault="00B606BB" w:rsidP="00B606BB">
      <w:pPr>
        <w:pStyle w:val="PargrafodaLista"/>
        <w:ind w:left="1211"/>
      </w:pPr>
      <w:r w:rsidRPr="00B606BB">
        <w:t>O'Neill Esteve em Nova York</w:t>
      </w:r>
    </w:p>
    <w:p w14:paraId="4DC4972F" w14:textId="77777777" w:rsidR="00B606BB" w:rsidRPr="00B606BB" w:rsidRDefault="00B606BB" w:rsidP="00B606BB">
      <w:pPr>
        <w:pStyle w:val="PargrafodaLista"/>
        <w:ind w:left="1211"/>
      </w:pPr>
      <w:r w:rsidRPr="00B606BB">
        <w:rPr>
          <w:rFonts w:ascii="Segoe UI Emoji" w:hAnsi="Segoe UI Emoji" w:cs="Segoe UI Emoji"/>
        </w:rPr>
        <w:t>✅</w:t>
      </w:r>
      <w:r w:rsidRPr="00B606BB">
        <w:t> </w:t>
      </w:r>
      <w:r w:rsidRPr="00B606BB">
        <w:rPr>
          <w:b/>
          <w:bCs/>
        </w:rPr>
        <w:t>Vantagens desta versão</w:t>
      </w:r>
      <w:r w:rsidRPr="00B606BB">
        <w:t>:</w:t>
      </w:r>
    </w:p>
    <w:p w14:paraId="09E8B9EC" w14:textId="77777777" w:rsidR="00B606BB" w:rsidRPr="00B606BB" w:rsidRDefault="00B606BB" w:rsidP="00B606BB">
      <w:pPr>
        <w:pStyle w:val="PargrafodaLista"/>
        <w:numPr>
          <w:ilvl w:val="0"/>
          <w:numId w:val="12"/>
        </w:numPr>
      </w:pPr>
      <w:r w:rsidRPr="00B606BB">
        <w:t>Trata </w:t>
      </w:r>
      <w:r w:rsidRPr="00B606BB">
        <w:rPr>
          <w:b/>
          <w:bCs/>
        </w:rPr>
        <w:t xml:space="preserve">acentos, </w:t>
      </w:r>
      <w:proofErr w:type="spellStart"/>
      <w:r w:rsidRPr="00B606BB">
        <w:rPr>
          <w:b/>
          <w:bCs/>
        </w:rPr>
        <w:t>hífens</w:t>
      </w:r>
      <w:proofErr w:type="spellEnd"/>
      <w:r w:rsidRPr="00B606BB">
        <w:rPr>
          <w:b/>
          <w:bCs/>
        </w:rPr>
        <w:t xml:space="preserve"> e apóstrofos</w:t>
      </w:r>
      <w:r w:rsidRPr="00B606BB">
        <w:t> corretamente.</w:t>
      </w:r>
    </w:p>
    <w:p w14:paraId="40315007" w14:textId="77777777" w:rsidR="00B606BB" w:rsidRPr="00B606BB" w:rsidRDefault="00B606BB" w:rsidP="00B606BB">
      <w:pPr>
        <w:pStyle w:val="PargrafodaLista"/>
        <w:numPr>
          <w:ilvl w:val="0"/>
          <w:numId w:val="12"/>
        </w:numPr>
      </w:pPr>
      <w:r w:rsidRPr="00B606BB">
        <w:rPr>
          <w:b/>
          <w:bCs/>
        </w:rPr>
        <w:t>Preserva siglas</w:t>
      </w:r>
      <w:r w:rsidRPr="00B606BB">
        <w:t> e nomes especiais.</w:t>
      </w:r>
    </w:p>
    <w:p w14:paraId="3ED7E659" w14:textId="77777777" w:rsidR="00B606BB" w:rsidRPr="00B606BB" w:rsidRDefault="00B606BB" w:rsidP="00B606BB">
      <w:pPr>
        <w:pStyle w:val="PargrafodaLista"/>
        <w:numPr>
          <w:ilvl w:val="0"/>
          <w:numId w:val="12"/>
        </w:numPr>
      </w:pPr>
      <w:r w:rsidRPr="00B606BB">
        <w:rPr>
          <w:b/>
          <w:bCs/>
        </w:rPr>
        <w:t>Mantém preposições</w:t>
      </w:r>
      <w:r w:rsidRPr="00B606BB">
        <w:t> minúsculas no meio da frase.</w:t>
      </w:r>
    </w:p>
    <w:p w14:paraId="7BACBAF2" w14:textId="77777777" w:rsidR="00B606BB" w:rsidRPr="00B606BB" w:rsidRDefault="00B606BB" w:rsidP="00B606BB">
      <w:pPr>
        <w:pStyle w:val="PargrafodaLista"/>
        <w:ind w:left="1211"/>
      </w:pPr>
      <w:r w:rsidRPr="00B606BB">
        <w:t>Se você quiser, posso </w:t>
      </w:r>
      <w:r w:rsidRPr="00B606BB">
        <w:rPr>
          <w:b/>
          <w:bCs/>
        </w:rPr>
        <w:t>adaptar essa função</w:t>
      </w:r>
      <w:r w:rsidRPr="00B606BB">
        <w:t> para que ela </w:t>
      </w:r>
      <w:r w:rsidRPr="00B606BB">
        <w:rPr>
          <w:b/>
          <w:bCs/>
        </w:rPr>
        <w:t>detecte automaticamente siglas</w:t>
      </w:r>
      <w:r w:rsidRPr="00B606BB">
        <w:t xml:space="preserve"> sem precisar de lista prévia, usando </w:t>
      </w:r>
      <w:proofErr w:type="spellStart"/>
      <w:r w:rsidRPr="00B606BB">
        <w:t>regex</w:t>
      </w:r>
      <w:proofErr w:type="spellEnd"/>
      <w:r w:rsidRPr="00B606BB">
        <w:t xml:space="preserve"> para identificar palavras totalmente em maiúsculas.</w:t>
      </w:r>
      <w:r w:rsidRPr="00B606BB">
        <w:br/>
        <w:t>Isso deixaria a função </w:t>
      </w:r>
      <w:r w:rsidRPr="00B606BB">
        <w:rPr>
          <w:b/>
          <w:bCs/>
        </w:rPr>
        <w:t>mais automática</w:t>
      </w:r>
      <w:r w:rsidRPr="00B606BB">
        <w:t> e menos dependente de listas fixas.</w:t>
      </w:r>
    </w:p>
    <w:p w14:paraId="2C8CD538" w14:textId="77777777" w:rsidR="00B606BB" w:rsidRPr="00B606BB" w:rsidRDefault="00B606BB" w:rsidP="00B606BB">
      <w:pPr>
        <w:pStyle w:val="PargrafodaLista"/>
        <w:ind w:left="1211"/>
      </w:pPr>
      <w:r w:rsidRPr="00B606BB">
        <w:t>Quer que eu faça essa versão automática?</w:t>
      </w:r>
    </w:p>
    <w:p w14:paraId="31DC9033" w14:textId="77777777" w:rsidR="00B606BB" w:rsidRPr="00B606BB" w:rsidRDefault="00B606BB" w:rsidP="00B606BB">
      <w:pPr>
        <w:pStyle w:val="PargrafodaLista"/>
        <w:ind w:left="1211"/>
      </w:pPr>
      <w:r w:rsidRPr="00B606BB">
        <w:t>Desfazer</w:t>
      </w:r>
    </w:p>
    <w:p w14:paraId="7594B99C" w14:textId="77777777" w:rsidR="00B606BB" w:rsidRPr="00B606BB" w:rsidRDefault="00B606BB" w:rsidP="00B606BB">
      <w:pPr>
        <w:pStyle w:val="PargrafodaLista"/>
        <w:ind w:left="1211"/>
      </w:pPr>
      <w:r w:rsidRPr="00B606BB">
        <w:t>Refazer</w:t>
      </w:r>
    </w:p>
    <w:p w14:paraId="65A181A4" w14:textId="77777777" w:rsidR="00B606BB" w:rsidRPr="00B606BB" w:rsidRDefault="00B606BB" w:rsidP="00B606BB">
      <w:pPr>
        <w:pStyle w:val="PargrafodaLista"/>
        <w:ind w:left="1211"/>
      </w:pPr>
      <w:r w:rsidRPr="00B606BB">
        <w:t>Copiar</w:t>
      </w:r>
    </w:p>
    <w:p w14:paraId="7FF76709" w14:textId="77777777" w:rsidR="00B606BB" w:rsidRPr="00B606BB" w:rsidRDefault="00B606BB" w:rsidP="00B606BB">
      <w:pPr>
        <w:pStyle w:val="PargrafodaLista"/>
        <w:ind w:left="1211"/>
      </w:pPr>
      <w:r w:rsidRPr="00B606BB">
        <w:t>Exportar</w:t>
      </w:r>
    </w:p>
    <w:p w14:paraId="10051E59" w14:textId="77777777" w:rsidR="00B606BB" w:rsidRDefault="00B606BB" w:rsidP="00A24306">
      <w:pPr>
        <w:pStyle w:val="PargrafodaLista"/>
        <w:ind w:left="1211"/>
      </w:pPr>
    </w:p>
    <w:p w14:paraId="6A8C17B1" w14:textId="77777777" w:rsidR="00B606BB" w:rsidRPr="00A24306" w:rsidRDefault="00B606BB" w:rsidP="00A24306">
      <w:pPr>
        <w:pStyle w:val="PargrafodaLista"/>
        <w:ind w:left="1211"/>
      </w:pPr>
    </w:p>
    <w:sectPr w:rsidR="00B606BB" w:rsidRPr="00A2430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408A20" w14:textId="77777777" w:rsidR="00E32FEF" w:rsidRDefault="00E32FEF" w:rsidP="007D783A">
      <w:pPr>
        <w:spacing w:after="0" w:line="240" w:lineRule="auto"/>
      </w:pPr>
      <w:r>
        <w:separator/>
      </w:r>
    </w:p>
  </w:endnote>
  <w:endnote w:type="continuationSeparator" w:id="0">
    <w:p w14:paraId="1E68D3D8" w14:textId="77777777" w:rsidR="00E32FEF" w:rsidRDefault="00E32FEF" w:rsidP="007D78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A1F6D2" w14:textId="77777777" w:rsidR="00E32FEF" w:rsidRDefault="00E32FEF" w:rsidP="007D783A">
      <w:pPr>
        <w:spacing w:after="0" w:line="240" w:lineRule="auto"/>
      </w:pPr>
      <w:r>
        <w:separator/>
      </w:r>
    </w:p>
  </w:footnote>
  <w:footnote w:type="continuationSeparator" w:id="0">
    <w:p w14:paraId="5A730FE9" w14:textId="77777777" w:rsidR="00E32FEF" w:rsidRDefault="00E32FEF" w:rsidP="007D783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12A52"/>
    <w:multiLevelType w:val="multilevel"/>
    <w:tmpl w:val="8E62CC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9119DF"/>
    <w:multiLevelType w:val="multilevel"/>
    <w:tmpl w:val="55C28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7833A6"/>
    <w:multiLevelType w:val="multilevel"/>
    <w:tmpl w:val="66309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054B8A"/>
    <w:multiLevelType w:val="multilevel"/>
    <w:tmpl w:val="73805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3E60B9"/>
    <w:multiLevelType w:val="multilevel"/>
    <w:tmpl w:val="E5627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E9C29F2"/>
    <w:multiLevelType w:val="multilevel"/>
    <w:tmpl w:val="C630D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4094E4F"/>
    <w:multiLevelType w:val="multilevel"/>
    <w:tmpl w:val="D242E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CB5DE2"/>
    <w:multiLevelType w:val="multilevel"/>
    <w:tmpl w:val="DAA6C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0C7710"/>
    <w:multiLevelType w:val="multilevel"/>
    <w:tmpl w:val="EC82C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8F2730"/>
    <w:multiLevelType w:val="multilevel"/>
    <w:tmpl w:val="3148F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370F47"/>
    <w:multiLevelType w:val="multilevel"/>
    <w:tmpl w:val="72DE3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EDC0E47"/>
    <w:multiLevelType w:val="hybridMultilevel"/>
    <w:tmpl w:val="80A84A38"/>
    <w:lvl w:ilvl="0" w:tplc="3BA0F6F4">
      <w:start w:val="1"/>
      <w:numFmt w:val="decimal"/>
      <w:lvlText w:val="%1-"/>
      <w:lvlJc w:val="left"/>
      <w:pPr>
        <w:ind w:left="1211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52094304">
    <w:abstractNumId w:val="11"/>
  </w:num>
  <w:num w:numId="2" w16cid:durableId="302463089">
    <w:abstractNumId w:val="5"/>
  </w:num>
  <w:num w:numId="3" w16cid:durableId="956837270">
    <w:abstractNumId w:val="4"/>
  </w:num>
  <w:num w:numId="4" w16cid:durableId="763308493">
    <w:abstractNumId w:val="3"/>
  </w:num>
  <w:num w:numId="5" w16cid:durableId="1354842469">
    <w:abstractNumId w:val="10"/>
  </w:num>
  <w:num w:numId="6" w16cid:durableId="1995837688">
    <w:abstractNumId w:val="2"/>
  </w:num>
  <w:num w:numId="7" w16cid:durableId="1066804970">
    <w:abstractNumId w:val="7"/>
  </w:num>
  <w:num w:numId="8" w16cid:durableId="333535041">
    <w:abstractNumId w:val="9"/>
  </w:num>
  <w:num w:numId="9" w16cid:durableId="1554341194">
    <w:abstractNumId w:val="6"/>
  </w:num>
  <w:num w:numId="10" w16cid:durableId="526527102">
    <w:abstractNumId w:val="8"/>
  </w:num>
  <w:num w:numId="11" w16cid:durableId="836772859">
    <w:abstractNumId w:val="0"/>
  </w:num>
  <w:num w:numId="12" w16cid:durableId="1622791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0ECD"/>
    <w:rsid w:val="000118CF"/>
    <w:rsid w:val="000872FE"/>
    <w:rsid w:val="00502CB6"/>
    <w:rsid w:val="007D783A"/>
    <w:rsid w:val="00A20ECD"/>
    <w:rsid w:val="00A24306"/>
    <w:rsid w:val="00B606BB"/>
    <w:rsid w:val="00D50825"/>
    <w:rsid w:val="00E32F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7F0EA6"/>
  <w15:chartTrackingRefBased/>
  <w15:docId w15:val="{02582E5A-BC99-4DB0-8340-722C4EDCBE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20E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20E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20E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20E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20E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20E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20E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20E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20E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20E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20E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20E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20EC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20EC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20EC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20EC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20EC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20EC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20E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20E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20E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20E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20E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20EC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20EC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20EC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20E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20EC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20EC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0872FE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0872FE"/>
    <w:rPr>
      <w:color w:val="605E5C"/>
      <w:shd w:val="clear" w:color="auto" w:fill="E1DFDD"/>
    </w:rPr>
  </w:style>
  <w:style w:type="character" w:styleId="Forte">
    <w:name w:val="Strong"/>
    <w:basedOn w:val="Fontepargpadro"/>
    <w:uiPriority w:val="22"/>
    <w:qFormat/>
    <w:rsid w:val="000872FE"/>
    <w:rPr>
      <w:b/>
      <w:bCs/>
    </w:rPr>
  </w:style>
  <w:style w:type="paragraph" w:styleId="Cabealho">
    <w:name w:val="header"/>
    <w:basedOn w:val="Normal"/>
    <w:link w:val="CabealhoChar"/>
    <w:uiPriority w:val="99"/>
    <w:unhideWhenUsed/>
    <w:rsid w:val="007D783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7D783A"/>
  </w:style>
  <w:style w:type="paragraph" w:styleId="Rodap">
    <w:name w:val="footer"/>
    <w:basedOn w:val="Normal"/>
    <w:link w:val="RodapChar"/>
    <w:uiPriority w:val="99"/>
    <w:unhideWhenUsed/>
    <w:rsid w:val="007D783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7D783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bing.com/ck/a?!&amp;&amp;p=1cf7fccdc2b519401e13244801c2acfd843a2f219ed60f0fb4c465a41c46bcfaJmltdHM9MTc4NzAxMTIwMA&amp;ptn=3&amp;ver=2&amp;hsh=4&amp;fclid=2afcf336-4ee8-6d84-2957-e4824ffe6c83&amp;u=a1aHR0cHM6Ly9weXRob24uZGV2LmJyL2d1aWFzL2NvbmZpZ3VyYW5kby12c2NvZGUtcGFyYS1weXRob24v&amp;ntb=1" TargetMode="External"/><Relationship Id="rId18" Type="http://schemas.openxmlformats.org/officeDocument/2006/relationships/hyperlink" Target="https://www.bing.com/ck/a?!&amp;&amp;p=219b7ee81cd53f3c33db93145417dddfdf32219577325ca3ba9a840f9bed5b59JmltdHM9MTc4NzAxMTIwMA&amp;ptn=3&amp;ver=2&amp;hsh=4&amp;fclid=2afcf336-4ee8-6d84-2957-e4824ffe6c83&amp;psq=3-+O+que+%c3%a9+e+para+que+serve+o+Interpretador+Python%3f&amp;u=a1aHR0cHM6Ly9jdXJzb3MuYWx1cmEuY29tLmJyL2ZvcnVtL3RvcGljby1jb21waWxhZG8tZS1pbnRlcnByZXRhZG8tNDM0OTA&amp;ntb=1" TargetMode="External"/><Relationship Id="rId26" Type="http://schemas.openxmlformats.org/officeDocument/2006/relationships/hyperlink" Target="https://pt.stackoverflow.com/posts/81883/revisions" TargetMode="External"/><Relationship Id="rId39" Type="http://schemas.openxmlformats.org/officeDocument/2006/relationships/hyperlink" Target="https://pt.stackoverflow.com/posts/81887/edit" TargetMode="External"/><Relationship Id="rId21" Type="http://schemas.openxmlformats.org/officeDocument/2006/relationships/hyperlink" Target="https://pt.stackoverflow.com/questions/tagged/python" TargetMode="External"/><Relationship Id="rId34" Type="http://schemas.openxmlformats.org/officeDocument/2006/relationships/hyperlink" Target="https://pt.stackoverflow.com/questions/81883/%C3%89-poss%C3%ADvel-somar-int-com-str-composta-de-texto-e-n%C3%BAmeros-em-python" TargetMode="External"/><Relationship Id="rId42" Type="http://schemas.openxmlformats.org/officeDocument/2006/relationships/hyperlink" Target="https://pt.stackoverflow.com/users/2999/leonel-sanches-da-silva" TargetMode="External"/><Relationship Id="rId47" Type="http://schemas.openxmlformats.org/officeDocument/2006/relationships/hyperlink" Target="https://pt.stackoverflow.com/questions/81883/%C3%89-poss%C3%ADvel-somar-int-com-str-composta-de-texto-e-n%C3%BAmeros-em-python" TargetMode="External"/><Relationship Id="rId50" Type="http://schemas.openxmlformats.org/officeDocument/2006/relationships/hyperlink" Target="https://www.bing.com/ck/a?!&amp;&amp;p=8bcfc021a2478a1b59e04a16fb52e553e650b70033b444d4bb50896fd9f9287dJmltdHM9MTc4NzAxMTIwMA&amp;ptn=3&amp;ver=2&amp;hsh=4&amp;fclid=2afcf336-4ee8-6d84-2957-e4824ffe6c83&amp;u=a1aHR0cHM6Ly9wdC5zdGFja292ZXJmbG93LmNvbS9xdWVzdGlvbnMvNTI3OTkvcXVhbC0lQzMlQTktYS1wcmluY2lwYWwtZGlmZXJlbiVDMyVBN2EtZW50cmUtdW0tdHVwbGUtZS11bS1saXN0&amp;ntb=1" TargetMode="External"/><Relationship Id="rId55" Type="http://schemas.openxmlformats.org/officeDocument/2006/relationships/hyperlink" Target="https://www.bing.com/ck/a?!&amp;&amp;p=fad304c9bc75a7cf2e52a1f6b3825325bad20dc04fceb084675a72e1a6d02739JmltdHM9MTc4NzAxMTIwMA&amp;ptn=3&amp;ver=2&amp;hsh=4&amp;fclid=2afcf336-4ee8-6d84-2957-e4824ffe6c83&amp;u=a1aHR0cHM6Ly93d3cuZ3VydTk5LmNvbS9wdC9weXRob24tc3RyaW5nLXN0cmlwLmh0bWw&amp;ntb=1" TargetMode="External"/><Relationship Id="rId7" Type="http://schemas.openxmlformats.org/officeDocument/2006/relationships/hyperlink" Target="https://informatecdigital.com/pt/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bing.com/ck/a?!&amp;&amp;p=4ca86cd16cc01ff570069292fc493fb7ea1180a33dad01acfcad4b9744c0e4dbJmltdHM9MTc4NzAxMTIwMA&amp;ptn=3&amp;ver=2&amp;hsh=4&amp;fclid=2afcf336-4ee8-6d84-2957-e4824ffe6c83&amp;psq=3-+O+que+%c3%a9+e+para+que+serve+o+Interpretador+Python%3f&amp;u=a1aHR0cHM6Ly9kb2NzLnB5dGhvbi5vcmcvcHQtYnIvMy90dXRvcmlhbC9pbnRlcnByZXRlci5odG1s&amp;ntb=1" TargetMode="External"/><Relationship Id="rId29" Type="http://schemas.openxmlformats.org/officeDocument/2006/relationships/hyperlink" Target="https://pt.stackoverflow.com/users/-1/comunidade" TargetMode="External"/><Relationship Id="rId11" Type="http://schemas.openxmlformats.org/officeDocument/2006/relationships/hyperlink" Target="https://www.bing.com/ck/a?!&amp;&amp;p=1cf7fccdc2b519401e13244801c2acfd843a2f219ed60f0fb4c465a41c46bcfaJmltdHM9MTc4NzAxMTIwMA&amp;ptn=3&amp;ver=2&amp;hsh=4&amp;fclid=2afcf336-4ee8-6d84-2957-e4824ffe6c83&amp;u=a1aHR0cHM6Ly9weXRob24uZGV2LmJyL2d1aWFzL2NvbmZpZ3VyYW5kby12c2NvZGUtcGFyYS1weXRob24v&amp;ntb=1" TargetMode="External"/><Relationship Id="rId24" Type="http://schemas.openxmlformats.org/officeDocument/2006/relationships/hyperlink" Target="https://pt.stackoverflow.com/q/81883" TargetMode="External"/><Relationship Id="rId32" Type="http://schemas.openxmlformats.org/officeDocument/2006/relationships/hyperlink" Target="https://pt.stackoverflow.com/users/4995/wallace-vizerra" TargetMode="External"/><Relationship Id="rId37" Type="http://schemas.openxmlformats.org/officeDocument/2006/relationships/hyperlink" Target="https://docs.python.org/2/library/string.html" TargetMode="External"/><Relationship Id="rId40" Type="http://schemas.openxmlformats.org/officeDocument/2006/relationships/hyperlink" Target="https://pt.stackoverflow.com/posts/81887/revisions" TargetMode="External"/><Relationship Id="rId45" Type="http://schemas.openxmlformats.org/officeDocument/2006/relationships/hyperlink" Target="https://pt.stackoverflow.com/questions/81883/%C3%89-poss%C3%ADvel-somar-int-com-str-composta-de-texto-e-n%C3%BAmeros-em-python" TargetMode="External"/><Relationship Id="rId53" Type="http://schemas.openxmlformats.org/officeDocument/2006/relationships/hyperlink" Target="https://pt.stackoverflow.com/questions/tagged/tupla" TargetMode="External"/><Relationship Id="rId5" Type="http://schemas.openxmlformats.org/officeDocument/2006/relationships/footnotes" Target="footnotes.xml"/><Relationship Id="rId19" Type="http://schemas.openxmlformats.org/officeDocument/2006/relationships/hyperlink" Target="https://www.bing.com/ck/a?!&amp;&amp;p=8a332cc5d399cd9634015065e920b24e460fa8f6b6f4d20352ab82ca3dfb57efJmltdHM9MTc4NzAxMTIwMA&amp;ptn=3&amp;ver=2&amp;hsh=4&amp;fclid=2afcf336-4ee8-6d84-2957-e4824ffe6c83&amp;u=a1aHR0cHM6Ly92YWxvcmZpbmFsLmNvbS5ici9jdXJzb3MvcHl0aG9uL3ByZXBhcmFuZG8tby1hbWJpZW50ZS90ZXJtaW5hbC1lZGl0b3ItZS1hcnF1aXZvLXB5&amp;ntb=1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hyperlink" Target="https://www.bing.com/ck/a?!&amp;&amp;p=1cf7fccdc2b519401e13244801c2acfd843a2f219ed60f0fb4c465a41c46bcfaJmltdHM9MTc4NzAxMTIwMA&amp;ptn=3&amp;ver=2&amp;hsh=4&amp;fclid=2afcf336-4ee8-6d84-2957-e4824ffe6c83&amp;u=a1aHR0cHM6Ly9weXRob24uZGV2LmJyL2d1aWFzL2NvbmZpZ3VyYW5kby12c2NvZGUtcGFyYS1weXRob24v&amp;ntb=1" TargetMode="External"/><Relationship Id="rId22" Type="http://schemas.openxmlformats.org/officeDocument/2006/relationships/hyperlink" Target="https://pt.stackoverflow.com/questions/tagged/string" TargetMode="External"/><Relationship Id="rId27" Type="http://schemas.openxmlformats.org/officeDocument/2006/relationships/hyperlink" Target="https://pt.stackoverflow.com/users/-1/comunidade" TargetMode="External"/><Relationship Id="rId30" Type="http://schemas.openxmlformats.org/officeDocument/2006/relationships/hyperlink" Target="https://pt.stackoverflow.com/users/4995/wallace-vizerra" TargetMode="External"/><Relationship Id="rId35" Type="http://schemas.openxmlformats.org/officeDocument/2006/relationships/hyperlink" Target="https://pt.stackoverflow.com/questions/81883/%C3%89-poss%C3%ADvel-somar-int-com-str-composta-de-texto-e-n%C3%BAmeros-em-python" TargetMode="External"/><Relationship Id="rId43" Type="http://schemas.openxmlformats.org/officeDocument/2006/relationships/hyperlink" Target="https://pt.stackoverflow.com/users/2999/leonel-sanches-da-silva" TargetMode="External"/><Relationship Id="rId48" Type="http://schemas.openxmlformats.org/officeDocument/2006/relationships/hyperlink" Target="https://pt.stackoverflow.com/users/4995/wallace-vizerra" TargetMode="External"/><Relationship Id="rId56" Type="http://schemas.openxmlformats.org/officeDocument/2006/relationships/fontTable" Target="fontTable.xml"/><Relationship Id="rId8" Type="http://schemas.openxmlformats.org/officeDocument/2006/relationships/hyperlink" Target="https://informatecdigital.com/pt/programa%C3%A7%C3%A3o/" TargetMode="External"/><Relationship Id="rId51" Type="http://schemas.openxmlformats.org/officeDocument/2006/relationships/hyperlink" Target="https://pt.stackoverflow.com/questions/tagged/python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www.bing.com/ck/a?!&amp;&amp;p=1cf7fccdc2b519401e13244801c2acfd843a2f219ed60f0fb4c465a41c46bcfaJmltdHM9MTc4NzAxMTIwMA&amp;ptn=3&amp;ver=2&amp;hsh=4&amp;fclid=2afcf336-4ee8-6d84-2957-e4824ffe6c83&amp;u=a1aHR0cHM6Ly9weXRob24uZGV2LmJyL2d1aWFzL2NvbmZpZ3VyYW5kby12c2NvZGUtcGFyYS1weXRob24v&amp;ntb=1" TargetMode="External"/><Relationship Id="rId17" Type="http://schemas.openxmlformats.org/officeDocument/2006/relationships/hyperlink" Target="https://www.bing.com/ck/a?!&amp;&amp;p=7c4b26137ec288b5c79589310253b731f39eb723a86740998a68741a82e36879JmltdHM9MTc4NzAxMTIwMA&amp;ptn=3&amp;ver=2&amp;hsh=4&amp;fclid=2afcf336-4ee8-6d84-2957-e4824ffe6c83&amp;psq=3-+O+que+%c3%a9+e+para+que+serve+o+Interpretador+Python%3f&amp;u=a1aHR0cHM6Ly9jdXJzb3MuYWx1cmEuY29tLmJyL2ZvcnVtL3RvcGljby1jb21waWxhZG9yLXZzLWludGVycHJldGFkb3ItbmFzLWxpbmd1YWdlbnMtZGUtcHJvZ3JhbWFjYW8tMzE0Nzg3&amp;ntb=1" TargetMode="External"/><Relationship Id="rId25" Type="http://schemas.openxmlformats.org/officeDocument/2006/relationships/hyperlink" Target="https://pt.stackoverflow.com/posts/81883/edit" TargetMode="External"/><Relationship Id="rId33" Type="http://schemas.openxmlformats.org/officeDocument/2006/relationships/hyperlink" Target="http://pt.stackoverflow.com/questions/42280/como-extrair-d%C3%ADgitos-de-uma-string-em-python-e-som%C3%A1-los-entre-si" TargetMode="External"/><Relationship Id="rId38" Type="http://schemas.openxmlformats.org/officeDocument/2006/relationships/hyperlink" Target="https://pt.stackoverflow.com/a/81887" TargetMode="External"/><Relationship Id="rId46" Type="http://schemas.openxmlformats.org/officeDocument/2006/relationships/hyperlink" Target="https://pt.stackoverflow.com/users/2999/leonel-sanches-da-silva" TargetMode="External"/><Relationship Id="rId20" Type="http://schemas.openxmlformats.org/officeDocument/2006/relationships/hyperlink" Target="https://pt.stackoverflow.com/questions/80767/por-que-no-php-a-express%C3%A3o-2-6-ma%C3%A7%C3%A3s-%C3%A9-igual-a-8" TargetMode="External"/><Relationship Id="rId41" Type="http://schemas.openxmlformats.org/officeDocument/2006/relationships/hyperlink" Target="https://pt.stackoverflow.com/users/4995/wallace-vizerra" TargetMode="External"/><Relationship Id="rId54" Type="http://schemas.openxmlformats.org/officeDocument/2006/relationships/hyperlink" Target="https://www.bing.com/ck/a?!&amp;&amp;p=de6ff8fdb7065a4f0036c0bb144c3151d56eb33769b43d46f227253b0564101dJmltdHM9MTc4NzAxMTIwMA&amp;ptn=3&amp;ver=2&amp;hsh=4&amp;fclid=2afcf336-4ee8-6d84-2957-e4824ffe6c83&amp;u=a1aHR0cHM6Ly93d3cuZGF0YWNhbXAuY29tL3B0L3R1dG9yaWFsL3B5dGhvbi1mLXN0cmluZw&amp;ntb=1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hyperlink" Target="https://www.bing.com/ck/a?!&amp;&amp;p=4ca86cd16cc01ff570069292fc493fb7ea1180a33dad01acfcad4b9744c0e4dbJmltdHM9MTc4NzAxMTIwMA&amp;ptn=3&amp;ver=2&amp;hsh=4&amp;fclid=2afcf336-4ee8-6d84-2957-e4824ffe6c83&amp;psq=3-+O+que+%c3%a9+e+para+que+serve+o+Interpretador+Python%3f&amp;u=a1aHR0cHM6Ly9kb2NzLnB5dGhvbi5vcmcvcHQtYnIvMy90dXRvcmlhbC9pbnRlcnByZXRlci5odG1s&amp;ntb=1" TargetMode="External"/><Relationship Id="rId23" Type="http://schemas.openxmlformats.org/officeDocument/2006/relationships/hyperlink" Target="https://pt.stackoverflow.com/questions/tagged/int" TargetMode="External"/><Relationship Id="rId28" Type="http://schemas.openxmlformats.org/officeDocument/2006/relationships/image" Target="media/image3.png"/><Relationship Id="rId36" Type="http://schemas.openxmlformats.org/officeDocument/2006/relationships/hyperlink" Target="https://docs.python.org/2/reference/expressions.html" TargetMode="External"/><Relationship Id="rId49" Type="http://schemas.openxmlformats.org/officeDocument/2006/relationships/hyperlink" Target="https://pt.stackoverflow.com/questions/81883/%C3%89-poss%C3%ADvel-somar-int-com-str-composta-de-texto-e-n%C3%BAmeros-em-python" TargetMode="External"/><Relationship Id="rId57" Type="http://schemas.openxmlformats.org/officeDocument/2006/relationships/theme" Target="theme/theme1.xml"/><Relationship Id="rId10" Type="http://schemas.openxmlformats.org/officeDocument/2006/relationships/image" Target="media/image2.jpeg"/><Relationship Id="rId31" Type="http://schemas.openxmlformats.org/officeDocument/2006/relationships/image" Target="media/image4.png"/><Relationship Id="rId44" Type="http://schemas.openxmlformats.org/officeDocument/2006/relationships/hyperlink" Target="https://pt.stackoverflow.com/users/4995/wallace-vizerra" TargetMode="External"/><Relationship Id="rId52" Type="http://schemas.openxmlformats.org/officeDocument/2006/relationships/hyperlink" Target="https://pt.stackoverflow.com/questions/tagged/lista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16</Pages>
  <Words>4924</Words>
  <Characters>26594</Characters>
  <Application>Microsoft Office Word</Application>
  <DocSecurity>0</DocSecurity>
  <Lines>221</Lines>
  <Paragraphs>62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ROBERTO VILELA RESENDE</dc:creator>
  <cp:keywords/>
  <dc:description/>
  <cp:lastModifiedBy>ROBERTO VILELA RESENDE</cp:lastModifiedBy>
  <cp:revision>2</cp:revision>
  <dcterms:created xsi:type="dcterms:W3CDTF">2026-08-18T18:42:00Z</dcterms:created>
  <dcterms:modified xsi:type="dcterms:W3CDTF">2026-08-18T20:13:00Z</dcterms:modified>
</cp:coreProperties>
</file>